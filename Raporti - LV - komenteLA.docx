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D6F8BF" w14:textId="30E5E759" w:rsidR="00B441DB" w:rsidRPr="00F45960" w:rsidRDefault="0096058D" w:rsidP="008044CA">
      <w:pPr>
        <w:jc w:val="center"/>
      </w:pPr>
      <w:r w:rsidRPr="00F45960">
        <w:rPr>
          <w:noProof/>
          <w:lang w:val="en-US"/>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C707B"/>
    <w:p w14:paraId="2A87D17D" w14:textId="3DAEE5DD" w:rsidR="008C707B" w:rsidRPr="00F45960" w:rsidRDefault="008C707B" w:rsidP="008C707B">
      <w:pPr>
        <w:pStyle w:val="Title"/>
        <w:rPr>
          <w:sz w:val="44"/>
          <w:szCs w:val="44"/>
        </w:rPr>
      </w:pPr>
      <w:r w:rsidRPr="00F45960">
        <w:rPr>
          <w:sz w:val="44"/>
          <w:szCs w:val="44"/>
        </w:rPr>
        <w:t>Universiteti i Prishtin</w:t>
      </w:r>
      <w:r w:rsidR="00501283" w:rsidRPr="00F45960">
        <w:rPr>
          <w:sz w:val="44"/>
          <w:szCs w:val="44"/>
        </w:rPr>
        <w:t>ë</w:t>
      </w:r>
      <w:r w:rsidRPr="00F45960">
        <w:rPr>
          <w:sz w:val="44"/>
          <w:szCs w:val="44"/>
        </w:rPr>
        <w:t>s “Hasan Prishtina”</w:t>
      </w:r>
    </w:p>
    <w:p w14:paraId="0D6682B2" w14:textId="1051212E" w:rsidR="008C707B" w:rsidRPr="00F45960" w:rsidRDefault="008C707B" w:rsidP="008C707B">
      <w:pPr>
        <w:pStyle w:val="Title"/>
        <w:rPr>
          <w:sz w:val="40"/>
          <w:szCs w:val="40"/>
        </w:rPr>
      </w:pPr>
    </w:p>
    <w:p w14:paraId="1372A23A" w14:textId="5FDB4846" w:rsidR="008C707B" w:rsidRPr="00F45960" w:rsidRDefault="006024F9" w:rsidP="008C707B">
      <w:pPr>
        <w:jc w:val="center"/>
        <w:rPr>
          <w:sz w:val="36"/>
          <w:szCs w:val="36"/>
        </w:rPr>
      </w:pPr>
      <w:r w:rsidRPr="00F45960">
        <w:rPr>
          <w:sz w:val="36"/>
          <w:szCs w:val="36"/>
        </w:rPr>
        <w:t>Tema: Klasifikimi në video-lojën Dota 2</w:t>
      </w:r>
    </w:p>
    <w:p w14:paraId="34629A18" w14:textId="27D1463A" w:rsidR="008C707B" w:rsidRPr="00F45960" w:rsidRDefault="008C707B" w:rsidP="008C707B"/>
    <w:p w14:paraId="227FDC97" w14:textId="37444565" w:rsidR="008C707B" w:rsidRPr="00F45960" w:rsidRDefault="008C707B" w:rsidP="00C55657">
      <w:pPr>
        <w:rPr>
          <w:sz w:val="28"/>
          <w:szCs w:val="28"/>
        </w:rPr>
      </w:pPr>
      <w:r w:rsidRPr="00F45960">
        <w:rPr>
          <w:sz w:val="28"/>
          <w:szCs w:val="28"/>
        </w:rPr>
        <w:t>Mentor</w:t>
      </w:r>
      <w:r w:rsidR="00501283" w:rsidRPr="00F45960">
        <w:rPr>
          <w:sz w:val="28"/>
          <w:szCs w:val="28"/>
        </w:rPr>
        <w:t>ë</w:t>
      </w:r>
      <w:r w:rsidRPr="00F45960">
        <w:rPr>
          <w:sz w:val="28"/>
          <w:szCs w:val="28"/>
        </w:rPr>
        <w:t xml:space="preserve">: </w:t>
      </w:r>
      <w:r w:rsidR="000C7F5B" w:rsidRPr="00F45960">
        <w:rPr>
          <w:sz w:val="28"/>
          <w:szCs w:val="28"/>
        </w:rPr>
        <w:tab/>
      </w:r>
      <w:r w:rsidR="000C7F5B" w:rsidRPr="00F45960">
        <w:rPr>
          <w:sz w:val="28"/>
          <w:szCs w:val="28"/>
        </w:rPr>
        <w:tab/>
      </w:r>
      <w:r w:rsidR="009E0525" w:rsidRPr="00F45960">
        <w:rPr>
          <w:sz w:val="28"/>
          <w:szCs w:val="28"/>
        </w:rPr>
        <w:t xml:space="preserve">Prof. Dr. </w:t>
      </w:r>
      <w:del w:id="0" w:author="Lule Ahmedi" w:date="2019-11-10T19:09:00Z">
        <w:r w:rsidR="00557CB3" w:rsidRPr="00F45960" w:rsidDel="003B14BC">
          <w:rPr>
            <w:sz w:val="28"/>
            <w:szCs w:val="28"/>
          </w:rPr>
          <w:delText>A</w:delText>
        </w:r>
      </w:del>
      <w:ins w:id="1" w:author="Lule Ahmedi" w:date="2019-11-10T19:09:00Z">
        <w:r w:rsidR="003B14BC">
          <w:rPr>
            <w:sz w:val="28"/>
            <w:szCs w:val="28"/>
          </w:rPr>
          <w:t>I</w:t>
        </w:r>
      </w:ins>
      <w:r w:rsidR="00557CB3" w:rsidRPr="00F45960">
        <w:rPr>
          <w:sz w:val="28"/>
          <w:szCs w:val="28"/>
        </w:rPr>
        <w:t>ng</w:t>
      </w:r>
      <w:r w:rsidR="009E0525" w:rsidRPr="00F45960">
        <w:rPr>
          <w:sz w:val="28"/>
          <w:szCs w:val="28"/>
        </w:rPr>
        <w:t xml:space="preserve">. </w:t>
      </w:r>
      <w:r w:rsidRPr="00F45960">
        <w:rPr>
          <w:sz w:val="28"/>
          <w:szCs w:val="28"/>
        </w:rPr>
        <w:t xml:space="preserve">Lule Ahmedi </w:t>
      </w:r>
    </w:p>
    <w:p w14:paraId="64868814" w14:textId="5E428143" w:rsidR="008C707B" w:rsidRPr="00F45960" w:rsidRDefault="008C707B" w:rsidP="00C55657">
      <w:pPr>
        <w:rPr>
          <w:sz w:val="28"/>
          <w:szCs w:val="28"/>
        </w:rPr>
      </w:pPr>
      <w:r w:rsidRPr="00F45960">
        <w:rPr>
          <w:sz w:val="28"/>
          <w:szCs w:val="28"/>
        </w:rPr>
        <w:t xml:space="preserve">Studenti: </w:t>
      </w:r>
      <w:r w:rsidR="000C7F5B" w:rsidRPr="00F45960">
        <w:rPr>
          <w:sz w:val="28"/>
          <w:szCs w:val="28"/>
        </w:rPr>
        <w:tab/>
      </w:r>
      <w:r w:rsidR="000C7F5B" w:rsidRPr="00F45960">
        <w:rPr>
          <w:sz w:val="28"/>
          <w:szCs w:val="28"/>
        </w:rPr>
        <w:tab/>
      </w:r>
      <w:r w:rsidRPr="00F45960">
        <w:rPr>
          <w:sz w:val="28"/>
          <w:szCs w:val="28"/>
        </w:rPr>
        <w:t>Labinot Vila</w:t>
      </w:r>
    </w:p>
    <w:p w14:paraId="3C922B4F" w14:textId="77777777" w:rsidR="00C55657" w:rsidRPr="00F45960" w:rsidRDefault="00C55657" w:rsidP="00C55657">
      <w:pPr>
        <w:rPr>
          <w:sz w:val="28"/>
          <w:szCs w:val="28"/>
        </w:rPr>
      </w:pPr>
    </w:p>
    <w:p w14:paraId="31F9CEB8" w14:textId="2566694C" w:rsidR="008C707B" w:rsidRPr="00F45960" w:rsidRDefault="008C707B" w:rsidP="00C55657">
      <w:pPr>
        <w:jc w:val="center"/>
        <w:rPr>
          <w:sz w:val="28"/>
          <w:szCs w:val="28"/>
        </w:rPr>
      </w:pPr>
      <w:r w:rsidRPr="00F45960">
        <w:rPr>
          <w:sz w:val="28"/>
          <w:szCs w:val="28"/>
        </w:rPr>
        <w:t>01/01/2019</w:t>
      </w:r>
    </w:p>
    <w:p w14:paraId="247BE13A" w14:textId="2D0467A5" w:rsidR="00035BCF" w:rsidRPr="00F45960" w:rsidRDefault="00035BCF" w:rsidP="00035BCF">
      <w:pPr>
        <w:pStyle w:val="Title"/>
      </w:pPr>
      <w:bookmarkStart w:id="2" w:name="_Toc22894781"/>
      <w:r w:rsidRPr="00F45960">
        <w:br w:type="page"/>
      </w:r>
      <w:commentRangeStart w:id="3"/>
      <w:r w:rsidRPr="00F45960">
        <w:lastRenderedPageBreak/>
        <w:t>P</w:t>
      </w:r>
      <w:r w:rsidR="00CA146D" w:rsidRPr="00F45960">
        <w:t>ë</w:t>
      </w:r>
      <w:r w:rsidRPr="00F45960">
        <w:t>r lexuesin</w:t>
      </w:r>
      <w:commentRangeEnd w:id="3"/>
      <w:r w:rsidR="003B14BC">
        <w:rPr>
          <w:rStyle w:val="CommentReference"/>
          <w:rFonts w:eastAsia="MS Mincho" w:cstheme="minorBidi"/>
          <w:spacing w:val="0"/>
          <w:kern w:val="0"/>
        </w:rPr>
        <w:commentReference w:id="3"/>
      </w:r>
    </w:p>
    <w:p w14:paraId="0EE1341A" w14:textId="6ACE0BB5" w:rsidR="00035BCF" w:rsidRPr="00F45960" w:rsidRDefault="00035BCF" w:rsidP="00035BCF"/>
    <w:p w14:paraId="7DA41E21" w14:textId="37144808" w:rsidR="00035BCF" w:rsidRPr="00F45960" w:rsidDel="003B14BC" w:rsidRDefault="00035BCF" w:rsidP="00697D5F">
      <w:pPr>
        <w:ind w:left="360" w:right="360"/>
        <w:rPr>
          <w:del w:id="4" w:author="Lule Ahmedi" w:date="2019-11-10T19:14:00Z"/>
        </w:rPr>
      </w:pPr>
      <w:commentRangeStart w:id="5"/>
      <w:del w:id="6" w:author="Lule Ahmedi" w:date="2019-11-10T19:14:00Z">
        <w:r w:rsidRPr="00F45960" w:rsidDel="003B14BC">
          <w:delText>P</w:delText>
        </w:r>
        <w:r w:rsidR="00CA146D" w:rsidRPr="00F45960" w:rsidDel="003B14BC">
          <w:delText>ë</w:delText>
        </w:r>
        <w:r w:rsidRPr="00F45960" w:rsidDel="003B14BC">
          <w:delText>rpara se t</w:delText>
        </w:r>
        <w:r w:rsidR="00CA146D" w:rsidRPr="00F45960" w:rsidDel="003B14BC">
          <w:delText>ë</w:delText>
        </w:r>
        <w:r w:rsidRPr="00F45960" w:rsidDel="003B14BC">
          <w:delText xml:space="preserve"> shfletohet ky prezantim, k</w:delText>
        </w:r>
        <w:r w:rsidR="00CA146D" w:rsidRPr="00F45960" w:rsidDel="003B14BC">
          <w:delText>ë</w:delText>
        </w:r>
        <w:r w:rsidRPr="00F45960" w:rsidDel="003B14BC">
          <w:delText>rkohet q</w:delText>
        </w:r>
        <w:r w:rsidR="00CA146D" w:rsidRPr="00F45960" w:rsidDel="003B14BC">
          <w:delText>ë</w:delText>
        </w:r>
        <w:r w:rsidRPr="00F45960" w:rsidDel="003B14BC">
          <w:delText xml:space="preserve"> lexuesi t</w:delText>
        </w:r>
        <w:r w:rsidR="00CA146D" w:rsidRPr="00F45960" w:rsidDel="003B14BC">
          <w:delText>ë</w:delText>
        </w:r>
        <w:r w:rsidRPr="00F45960" w:rsidDel="003B14BC">
          <w:delText xml:space="preserve"> ket</w:delText>
        </w:r>
        <w:r w:rsidR="00CA146D" w:rsidRPr="00F45960" w:rsidDel="003B14BC">
          <w:delText>ë</w:delText>
        </w:r>
        <w:r w:rsidRPr="00F45960" w:rsidDel="003B14BC">
          <w:delText xml:space="preserve"> njohuri paraprake </w:delText>
        </w:r>
        <w:r w:rsidR="00B5344D" w:rsidRPr="00F45960" w:rsidDel="003B14BC">
          <w:delText>rreth Inteligjenc</w:delText>
        </w:r>
        <w:r w:rsidR="00CA146D" w:rsidRPr="00F45960" w:rsidDel="003B14BC">
          <w:delText>ë</w:delText>
        </w:r>
        <w:r w:rsidR="00B5344D" w:rsidRPr="00F45960" w:rsidDel="003B14BC">
          <w:delText>s Artificiale</w:delText>
        </w:r>
        <w:r w:rsidR="00B00466" w:rsidRPr="00F45960" w:rsidDel="003B14BC">
          <w:delText xml:space="preserve"> </w:delText>
        </w:r>
      </w:del>
      <w:customXmlDelRangeStart w:id="7" w:author="Lule Ahmedi" w:date="2019-11-10T19:14:00Z"/>
      <w:sdt>
        <w:sdtPr>
          <w:id w:val="1288163364"/>
          <w:citation/>
        </w:sdtPr>
        <w:sdtContent>
          <w:customXmlDelRangeEnd w:id="7"/>
          <w:del w:id="8" w:author="Lule Ahmedi" w:date="2019-11-10T19:14:00Z">
            <w:r w:rsidR="00B00466" w:rsidRPr="00F45960" w:rsidDel="003B14BC">
              <w:fldChar w:fldCharType="begin"/>
            </w:r>
            <w:r w:rsidR="00C45ECC" w:rsidRPr="00F45960" w:rsidDel="003B14BC">
              <w:delInstrText xml:space="preserve">CITATION Stu10 \l 1033 </w:delInstrText>
            </w:r>
            <w:r w:rsidR="00B00466" w:rsidRPr="00F45960" w:rsidDel="003B14BC">
              <w:fldChar w:fldCharType="separate"/>
            </w:r>
            <w:r w:rsidR="00036B11" w:rsidRPr="00036B11" w:rsidDel="003B14BC">
              <w:rPr>
                <w:noProof/>
              </w:rPr>
              <w:delText>[1]</w:delText>
            </w:r>
            <w:r w:rsidR="00B00466" w:rsidRPr="00F45960" w:rsidDel="003B14BC">
              <w:fldChar w:fldCharType="end"/>
            </w:r>
          </w:del>
          <w:customXmlDelRangeStart w:id="9" w:author="Lule Ahmedi" w:date="2019-11-10T19:14:00Z"/>
        </w:sdtContent>
      </w:sdt>
      <w:customXmlDelRangeEnd w:id="9"/>
      <w:del w:id="10" w:author="Lule Ahmedi" w:date="2019-11-10T19:14:00Z">
        <w:r w:rsidR="00B5344D" w:rsidRPr="00F45960" w:rsidDel="003B14BC">
          <w:delText xml:space="preserve"> dhe algoritmeve m</w:delText>
        </w:r>
        <w:r w:rsidR="00CA146D" w:rsidRPr="00F45960" w:rsidDel="003B14BC">
          <w:delText>ë</w:delText>
        </w:r>
        <w:r w:rsidR="00B5344D" w:rsidRPr="00F45960" w:rsidDel="003B14BC">
          <w:delText xml:space="preserve"> t</w:delText>
        </w:r>
        <w:r w:rsidR="00CA146D" w:rsidRPr="00F45960" w:rsidDel="003B14BC">
          <w:delText>ë</w:delText>
        </w:r>
        <w:r w:rsidR="00B5344D" w:rsidRPr="00F45960" w:rsidDel="003B14BC">
          <w:delText xml:space="preserve"> p</w:delText>
        </w:r>
        <w:r w:rsidR="00CA146D" w:rsidRPr="00F45960" w:rsidDel="003B14BC">
          <w:delText>ë</w:delText>
        </w:r>
        <w:r w:rsidR="00B5344D" w:rsidRPr="00F45960" w:rsidDel="003B14BC">
          <w:delText>rdorura</w:delText>
        </w:r>
        <w:r w:rsidR="00823531" w:rsidRPr="00F45960" w:rsidDel="003B14BC">
          <w:delText xml:space="preserve"> të tij</w:delText>
        </w:r>
        <w:r w:rsidR="00B5344D" w:rsidRPr="00F45960" w:rsidDel="003B14BC">
          <w:delText>, programimit</w:delText>
        </w:r>
        <w:r w:rsidR="00823531" w:rsidRPr="00F45960" w:rsidDel="003B14BC">
          <w:delText xml:space="preserve"> dhe paradigmave</w:delText>
        </w:r>
        <w:r w:rsidR="00B5344D" w:rsidRPr="00F45960" w:rsidDel="003B14BC">
          <w:delText>, koncepteve themelore si klasat e objektet, metodat etj. si dhe t</w:delText>
        </w:r>
        <w:r w:rsidR="00CA146D" w:rsidRPr="00F45960" w:rsidDel="003B14BC">
          <w:delText>ë</w:delText>
        </w:r>
        <w:r w:rsidR="00B5344D" w:rsidRPr="00F45960" w:rsidDel="003B14BC">
          <w:delText xml:space="preserve"> ket</w:delText>
        </w:r>
        <w:r w:rsidR="00CA146D" w:rsidRPr="00F45960" w:rsidDel="003B14BC">
          <w:delText>ë</w:delText>
        </w:r>
        <w:r w:rsidR="00B5344D" w:rsidRPr="00F45960" w:rsidDel="003B14BC">
          <w:delText xml:space="preserve"> t</w:delText>
        </w:r>
        <w:r w:rsidR="00CA146D" w:rsidRPr="00F45960" w:rsidDel="003B14BC">
          <w:delText>ë</w:delText>
        </w:r>
        <w:r w:rsidR="00B5344D" w:rsidRPr="00F45960" w:rsidDel="003B14BC">
          <w:delText xml:space="preserve"> qart</w:delText>
        </w:r>
        <w:r w:rsidR="00CA146D" w:rsidRPr="00F45960" w:rsidDel="003B14BC">
          <w:delText>ë</w:delText>
        </w:r>
        <w:r w:rsidR="00B5344D" w:rsidRPr="00F45960" w:rsidDel="003B14BC">
          <w:delText xml:space="preserve"> veglat dhe logjik</w:delText>
        </w:r>
        <w:r w:rsidR="00CA146D" w:rsidRPr="00F45960" w:rsidDel="003B14BC">
          <w:delText>ë</w:delText>
        </w:r>
        <w:r w:rsidR="00B5344D" w:rsidRPr="00F45960" w:rsidDel="003B14BC">
          <w:delText>n se si duhet lidhur nj</w:delText>
        </w:r>
        <w:r w:rsidR="00CA146D" w:rsidRPr="00F45960" w:rsidDel="003B14BC">
          <w:delText>ë</w:delText>
        </w:r>
        <w:r w:rsidR="00B5344D" w:rsidRPr="00F45960" w:rsidDel="003B14BC">
          <w:delText xml:space="preserve"> aplikacion me nj</w:delText>
        </w:r>
        <w:r w:rsidR="00CA146D" w:rsidRPr="00F45960" w:rsidDel="003B14BC">
          <w:delText>ë</w:delText>
        </w:r>
        <w:r w:rsidR="00B5344D" w:rsidRPr="00F45960" w:rsidDel="003B14BC">
          <w:delText xml:space="preserve"> ueb-sh</w:delText>
        </w:r>
        <w:r w:rsidR="00CA146D" w:rsidRPr="00F45960" w:rsidDel="003B14BC">
          <w:delText>ë</w:delText>
        </w:r>
        <w:r w:rsidR="00B5344D" w:rsidRPr="00F45960" w:rsidDel="003B14BC">
          <w:delText>rbim.</w:delText>
        </w:r>
      </w:del>
    </w:p>
    <w:p w14:paraId="2CD5BB55" w14:textId="72F2DAD6" w:rsidR="00035BCF" w:rsidRPr="00F45960" w:rsidDel="003B14BC" w:rsidRDefault="00035BCF" w:rsidP="00697D5F">
      <w:pPr>
        <w:ind w:left="360" w:right="360"/>
        <w:rPr>
          <w:del w:id="11" w:author="Lule Ahmedi" w:date="2019-11-10T19:14:00Z"/>
        </w:rPr>
      </w:pPr>
      <w:del w:id="12" w:author="Lule Ahmedi" w:date="2019-11-10T19:14:00Z">
        <w:r w:rsidRPr="00F45960" w:rsidDel="003B14BC">
          <w:delText xml:space="preserve">Duhet cekur se temat e </w:delText>
        </w:r>
        <w:r w:rsidR="00965BE3" w:rsidRPr="00F45960" w:rsidDel="003B14BC">
          <w:delText>lartcekura</w:delText>
        </w:r>
        <w:r w:rsidRPr="00F45960" w:rsidDel="003B14BC">
          <w:delText xml:space="preserve"> do te ken</w:delText>
        </w:r>
        <w:r w:rsidR="00CA146D" w:rsidRPr="00F45960" w:rsidDel="003B14BC">
          <w:delText>ë</w:delText>
        </w:r>
        <w:r w:rsidRPr="00F45960" w:rsidDel="003B14BC">
          <w:delText xml:space="preserve"> sqarime bazike dhe t</w:delText>
        </w:r>
        <w:r w:rsidR="00CA146D" w:rsidRPr="00F45960" w:rsidDel="003B14BC">
          <w:delText>ë</w:delText>
        </w:r>
        <w:r w:rsidRPr="00F45960" w:rsidDel="003B14BC">
          <w:delText xml:space="preserve"> thjeshta e m</w:delText>
        </w:r>
        <w:r w:rsidR="00CA146D" w:rsidRPr="00F45960" w:rsidDel="003B14BC">
          <w:delText>ë</w:delText>
        </w:r>
        <w:r w:rsidRPr="00F45960" w:rsidDel="003B14BC">
          <w:delText xml:space="preserve"> pas kuptimi i p</w:delText>
        </w:r>
        <w:r w:rsidR="00CA146D" w:rsidRPr="00F45960" w:rsidDel="003B14BC">
          <w:delText>ë</w:delText>
        </w:r>
        <w:r w:rsidRPr="00F45960" w:rsidDel="003B14BC">
          <w:delText>rdorimit t</w:delText>
        </w:r>
        <w:r w:rsidR="00CA146D" w:rsidRPr="00F45960" w:rsidDel="003B14BC">
          <w:delText>ë</w:delText>
        </w:r>
        <w:r w:rsidRPr="00F45960" w:rsidDel="003B14BC">
          <w:delText xml:space="preserve"> tyre duhet t</w:delText>
        </w:r>
        <w:r w:rsidR="00CA146D" w:rsidRPr="00F45960" w:rsidDel="003B14BC">
          <w:delText>ë</w:delText>
        </w:r>
        <w:r w:rsidRPr="00F45960" w:rsidDel="003B14BC">
          <w:delText xml:space="preserve"> nxirret nga lexuesi. </w:delText>
        </w:r>
        <w:r w:rsidR="00B5344D" w:rsidRPr="00F45960" w:rsidDel="003B14BC">
          <w:delText>Pra, temat do t</w:delText>
        </w:r>
        <w:r w:rsidR="00CA146D" w:rsidRPr="00F45960" w:rsidDel="003B14BC">
          <w:delText>ë</w:delText>
        </w:r>
        <w:r w:rsidR="00B5344D" w:rsidRPr="00F45960" w:rsidDel="003B14BC">
          <w:delText xml:space="preserve"> </w:delText>
        </w:r>
        <w:r w:rsidR="007B360F" w:rsidRPr="00F45960" w:rsidDel="003B14BC">
          <w:delText>shpjegohen</w:delText>
        </w:r>
        <w:r w:rsidR="00B5344D" w:rsidRPr="00F45960" w:rsidDel="003B14BC">
          <w:delText xml:space="preserve"> n</w:delText>
        </w:r>
        <w:r w:rsidR="00CA146D" w:rsidRPr="00F45960" w:rsidDel="003B14BC">
          <w:delText>ë</w:delText>
        </w:r>
        <w:r w:rsidR="00B5344D" w:rsidRPr="00F45960" w:rsidDel="003B14BC">
          <w:delText xml:space="preserve"> m</w:delText>
        </w:r>
        <w:r w:rsidR="00CA146D" w:rsidRPr="00F45960" w:rsidDel="003B14BC">
          <w:delText>ë</w:delText>
        </w:r>
        <w:r w:rsidR="00B5344D" w:rsidRPr="00F45960" w:rsidDel="003B14BC">
          <w:delText>nyr</w:delText>
        </w:r>
        <w:r w:rsidR="00CA146D" w:rsidRPr="00F45960" w:rsidDel="003B14BC">
          <w:delText>ë</w:delText>
        </w:r>
        <w:r w:rsidR="00B5344D" w:rsidRPr="00F45960" w:rsidDel="003B14BC">
          <w:delText xml:space="preserve"> minimale, mjaftuesh</w:delText>
        </w:r>
        <w:r w:rsidR="00CA146D" w:rsidRPr="00F45960" w:rsidDel="003B14BC">
          <w:delText>ë</w:delText>
        </w:r>
        <w:r w:rsidR="00B5344D" w:rsidRPr="00F45960" w:rsidDel="003B14BC">
          <w:delText>m sa p</w:delText>
        </w:r>
        <w:r w:rsidR="00CA146D" w:rsidRPr="00F45960" w:rsidDel="003B14BC">
          <w:delText>ë</w:delText>
        </w:r>
        <w:r w:rsidR="00B5344D" w:rsidRPr="00F45960" w:rsidDel="003B14BC">
          <w:delText>r t</w:delText>
        </w:r>
        <w:r w:rsidR="00CA146D" w:rsidRPr="00F45960" w:rsidDel="003B14BC">
          <w:delText>ë</w:delText>
        </w:r>
        <w:r w:rsidR="00B5344D" w:rsidRPr="00F45960" w:rsidDel="003B14BC">
          <w:delText xml:space="preserve"> pasur nj</w:delText>
        </w:r>
        <w:r w:rsidR="00CA146D" w:rsidRPr="00F45960" w:rsidDel="003B14BC">
          <w:delText>ë</w:delText>
        </w:r>
        <w:r w:rsidR="00B5344D" w:rsidRPr="00F45960" w:rsidDel="003B14BC">
          <w:delText xml:space="preserve"> ide se si do t</w:delText>
        </w:r>
        <w:r w:rsidR="00CA146D" w:rsidRPr="00F45960" w:rsidDel="003B14BC">
          <w:delText>ë</w:delText>
        </w:r>
        <w:r w:rsidR="00B5344D" w:rsidRPr="00F45960" w:rsidDel="003B14BC">
          <w:delText xml:space="preserve"> p</w:delText>
        </w:r>
        <w:r w:rsidR="00CA146D" w:rsidRPr="00F45960" w:rsidDel="003B14BC">
          <w:delText>ë</w:delText>
        </w:r>
        <w:r w:rsidR="00B5344D" w:rsidRPr="00F45960" w:rsidDel="003B14BC">
          <w:delText>rdoren</w:delText>
        </w:r>
        <w:r w:rsidR="007B360F" w:rsidRPr="00F45960" w:rsidDel="003B14BC">
          <w:delText xml:space="preserve"> në kontekstin tonë</w:delText>
        </w:r>
        <w:r w:rsidR="00B5344D" w:rsidRPr="00F45960" w:rsidDel="003B14BC">
          <w:delText>.</w:delText>
        </w:r>
      </w:del>
    </w:p>
    <w:p w14:paraId="1869613C" w14:textId="222DEC78" w:rsidR="00035BCF" w:rsidRPr="00F45960" w:rsidDel="003B14BC" w:rsidRDefault="00B5344D" w:rsidP="00697D5F">
      <w:pPr>
        <w:ind w:left="360" w:right="360"/>
        <w:rPr>
          <w:del w:id="13" w:author="Lule Ahmedi" w:date="2019-11-10T19:14:00Z"/>
        </w:rPr>
      </w:pPr>
      <w:del w:id="14" w:author="Lule Ahmedi" w:date="2019-11-10T19:14:00Z">
        <w:r w:rsidRPr="00F45960" w:rsidDel="003B14BC">
          <w:delText>Ekzistojn</w:delText>
        </w:r>
        <w:r w:rsidR="00CA146D" w:rsidRPr="00F45960" w:rsidDel="003B14BC">
          <w:delText>ë</w:delText>
        </w:r>
        <w:r w:rsidRPr="00F45960" w:rsidDel="003B14BC">
          <w:delText xml:space="preserve"> pjes</w:delText>
        </w:r>
        <w:r w:rsidR="00CA146D" w:rsidRPr="00F45960" w:rsidDel="003B14BC">
          <w:delText>ë</w:delText>
        </w:r>
        <w:r w:rsidRPr="00F45960" w:rsidDel="003B14BC">
          <w:delText xml:space="preserve"> kodi t</w:delText>
        </w:r>
        <w:r w:rsidR="00CA146D" w:rsidRPr="00F45960" w:rsidDel="003B14BC">
          <w:delText>ë</w:delText>
        </w:r>
        <w:r w:rsidRPr="00F45960" w:rsidDel="003B14BC">
          <w:delText xml:space="preserve"> projektit q</w:delText>
        </w:r>
        <w:r w:rsidR="00CA146D" w:rsidRPr="00F45960" w:rsidDel="003B14BC">
          <w:delText>ë</w:delText>
        </w:r>
        <w:r w:rsidRPr="00F45960" w:rsidDel="003B14BC">
          <w:delText xml:space="preserve"> nuk jan</w:delText>
        </w:r>
        <w:r w:rsidR="00CA146D" w:rsidRPr="00F45960" w:rsidDel="003B14BC">
          <w:delText>ë</w:delText>
        </w:r>
        <w:r w:rsidRPr="00F45960" w:rsidDel="003B14BC">
          <w:delText xml:space="preserve"> shfaqur n</w:delText>
        </w:r>
        <w:r w:rsidR="00CA146D" w:rsidRPr="00F45960" w:rsidDel="003B14BC">
          <w:delText>ë</w:delText>
        </w:r>
        <w:r w:rsidRPr="00F45960" w:rsidDel="003B14BC">
          <w:delText xml:space="preserve"> prezantim (por jan</w:delText>
        </w:r>
        <w:r w:rsidR="00CA146D" w:rsidRPr="00F45960" w:rsidDel="003B14BC">
          <w:delText>ë</w:delText>
        </w:r>
        <w:r w:rsidRPr="00F45960" w:rsidDel="003B14BC">
          <w:delText xml:space="preserve"> aktuale n</w:delText>
        </w:r>
        <w:r w:rsidR="00CA146D" w:rsidRPr="00F45960" w:rsidDel="003B14BC">
          <w:delText>ë</w:delText>
        </w:r>
        <w:r w:rsidRPr="00F45960" w:rsidDel="003B14BC">
          <w:delText xml:space="preserve"> kodin burimor</w:delText>
        </w:r>
        <w:r w:rsidR="00CA146D" w:rsidRPr="00F45960" w:rsidDel="003B14BC">
          <w:delText>ë</w:delText>
        </w:r>
        <w:r w:rsidRPr="00F45960" w:rsidDel="003B14BC">
          <w:delText>) p</w:delText>
        </w:r>
        <w:r w:rsidR="00CA146D" w:rsidRPr="00F45960" w:rsidDel="003B14BC">
          <w:delText>ë</w:delText>
        </w:r>
        <w:r w:rsidRPr="00F45960" w:rsidDel="003B14BC">
          <w:delText>r arsye t</w:delText>
        </w:r>
        <w:r w:rsidR="00CA146D" w:rsidRPr="00F45960" w:rsidDel="003B14BC">
          <w:delText>ë</w:delText>
        </w:r>
        <w:r w:rsidRPr="00F45960" w:rsidDel="003B14BC">
          <w:delText xml:space="preserve"> madh</w:delText>
        </w:r>
        <w:r w:rsidR="00CA146D" w:rsidRPr="00F45960" w:rsidDel="003B14BC">
          <w:delText>ë</w:delText>
        </w:r>
        <w:r w:rsidRPr="00F45960" w:rsidDel="003B14BC">
          <w:delText>sis</w:delText>
        </w:r>
        <w:r w:rsidR="00CA146D" w:rsidRPr="00F45960" w:rsidDel="003B14BC">
          <w:delText>ë</w:delText>
        </w:r>
        <w:r w:rsidRPr="00F45960" w:rsidDel="003B14BC">
          <w:delText xml:space="preserve"> dhe kompleksitetit, por q</w:delText>
        </w:r>
        <w:r w:rsidR="00CA146D" w:rsidRPr="00F45960" w:rsidDel="003B14BC">
          <w:delText>ë</w:delText>
        </w:r>
        <w:r w:rsidRPr="00F45960" w:rsidDel="003B14BC">
          <w:delText xml:space="preserve"> p</w:delText>
        </w:r>
        <w:r w:rsidR="00CA146D" w:rsidRPr="00F45960" w:rsidDel="003B14BC">
          <w:delText>ë</w:delText>
        </w:r>
        <w:r w:rsidRPr="00F45960" w:rsidDel="003B14BC">
          <w:delText>rs</w:delText>
        </w:r>
        <w:r w:rsidR="00CA146D" w:rsidRPr="00F45960" w:rsidDel="003B14BC">
          <w:delText>ë</w:delText>
        </w:r>
        <w:r w:rsidRPr="00F45960" w:rsidDel="003B14BC">
          <w:delText>ri esenca dhe funksioni i atij blloku t</w:delText>
        </w:r>
        <w:r w:rsidR="00CA146D" w:rsidRPr="00F45960" w:rsidDel="003B14BC">
          <w:delText>ë</w:delText>
        </w:r>
        <w:r w:rsidRPr="00F45960" w:rsidDel="003B14BC">
          <w:delText xml:space="preserve"> kodit nuk </w:delText>
        </w:r>
        <w:r w:rsidR="00CA146D" w:rsidRPr="00F45960" w:rsidDel="003B14BC">
          <w:delText>ë</w:delText>
        </w:r>
        <w:r w:rsidRPr="00F45960" w:rsidDel="003B14BC">
          <w:delText>sht</w:delText>
        </w:r>
        <w:r w:rsidR="00CA146D" w:rsidRPr="00F45960" w:rsidDel="003B14BC">
          <w:delText>ë</w:delText>
        </w:r>
        <w:r w:rsidRPr="00F45960" w:rsidDel="003B14BC">
          <w:delText xml:space="preserve"> devijuar. Kemi tentuar q</w:delText>
        </w:r>
        <w:r w:rsidR="00CA146D" w:rsidRPr="00F45960" w:rsidDel="003B14BC">
          <w:delText>ë</w:delText>
        </w:r>
        <w:r w:rsidRPr="00F45960" w:rsidDel="003B14BC">
          <w:delText xml:space="preserve"> t</w:delText>
        </w:r>
        <w:r w:rsidR="00CA146D" w:rsidRPr="00F45960" w:rsidDel="003B14BC">
          <w:delText>ë</w:delText>
        </w:r>
        <w:r w:rsidRPr="00F45960" w:rsidDel="003B14BC">
          <w:delText xml:space="preserve"> shfaqim sa m</w:delText>
        </w:r>
        <w:r w:rsidR="00CA146D" w:rsidRPr="00F45960" w:rsidDel="003B14BC">
          <w:delText>ë</w:delText>
        </w:r>
        <w:r w:rsidRPr="00F45960" w:rsidDel="003B14BC">
          <w:delText xml:space="preserve"> pak kod e sa m</w:delText>
        </w:r>
        <w:r w:rsidR="00CA146D" w:rsidRPr="00F45960" w:rsidDel="003B14BC">
          <w:delText>ë</w:delText>
        </w:r>
        <w:r w:rsidRPr="00F45960" w:rsidDel="003B14BC">
          <w:delText xml:space="preserve"> shum</w:delText>
        </w:r>
        <w:r w:rsidR="00CA146D" w:rsidRPr="00F45960" w:rsidDel="003B14BC">
          <w:delText>ë</w:delText>
        </w:r>
        <w:r w:rsidRPr="00F45960" w:rsidDel="003B14BC">
          <w:delText xml:space="preserve"> s</w:delText>
        </w:r>
        <w:r w:rsidR="003A57AC" w:rsidRPr="00F45960" w:rsidDel="003B14BC">
          <w:delText>h</w:delText>
        </w:r>
        <w:r w:rsidRPr="00F45960" w:rsidDel="003B14BC">
          <w:delText>pjegime.</w:delText>
        </w:r>
        <w:r w:rsidR="00035BCF" w:rsidRPr="00F45960" w:rsidDel="003B14BC">
          <w:delText xml:space="preserve"> </w:delText>
        </w:r>
      </w:del>
    </w:p>
    <w:p w14:paraId="2E79B176" w14:textId="456EED46" w:rsidR="00035BCF" w:rsidRPr="00F45960" w:rsidRDefault="00035BCF" w:rsidP="00D868B0">
      <w:pPr>
        <w:ind w:left="360" w:right="360"/>
      </w:pPr>
      <w:r w:rsidRPr="00F45960">
        <w:t>Kodi burimor</w:t>
      </w:r>
      <w:r w:rsidR="00CA146D" w:rsidRPr="00F45960">
        <w:t>ë</w:t>
      </w:r>
      <w:r w:rsidRPr="00F45960">
        <w:t xml:space="preserve"> gjendet n</w:t>
      </w:r>
      <w:r w:rsidR="00CA146D" w:rsidRPr="00F45960">
        <w:t>ë</w:t>
      </w:r>
      <w:r w:rsidRPr="00F45960">
        <w:t xml:space="preserve"> </w:t>
      </w:r>
      <w:r w:rsidRPr="00F45960">
        <w:rPr>
          <w:i/>
          <w:iCs/>
        </w:rPr>
        <w:t>Github</w:t>
      </w:r>
      <w:r w:rsidRPr="00F45960">
        <w:t xml:space="preserve"> si </w:t>
      </w:r>
      <w:r w:rsidR="00433AEA" w:rsidRPr="00F45960">
        <w:t xml:space="preserve">depo (ang. </w:t>
      </w:r>
      <w:r w:rsidR="00433AEA" w:rsidRPr="00F45960">
        <w:rPr>
          <w:i/>
          <w:iCs/>
        </w:rPr>
        <w:t>repository</w:t>
      </w:r>
      <w:r w:rsidR="00D868B0" w:rsidRPr="00AC6E61">
        <w:rPr>
          <w:iCs/>
          <w:rPrChange w:id="15" w:author="Lule Ahmedi" w:date="2019-11-10T19:18:00Z">
            <w:rPr>
              <w:i/>
              <w:iCs/>
            </w:rPr>
          </w:rPrChange>
        </w:rPr>
        <w:t>)</w:t>
      </w:r>
      <w:r w:rsidR="00433AEA" w:rsidRPr="00017F2F">
        <w:t xml:space="preserve"> </w:t>
      </w:r>
      <w:r w:rsidRPr="00F45960">
        <w:t>private, statusi i s</w:t>
      </w:r>
      <w:r w:rsidR="00CA146D" w:rsidRPr="00F45960">
        <w:t>ë</w:t>
      </w:r>
      <w:r w:rsidRPr="00F45960">
        <w:t xml:space="preserve"> cil</w:t>
      </w:r>
      <w:r w:rsidR="00CA146D" w:rsidRPr="00F45960">
        <w:t>ë</w:t>
      </w:r>
      <w:r w:rsidRPr="00F45960">
        <w:t>s mund t</w:t>
      </w:r>
      <w:r w:rsidR="00CA146D" w:rsidRPr="00F45960">
        <w:t>ë</w:t>
      </w:r>
      <w:r w:rsidRPr="00F45960">
        <w:t xml:space="preserve"> ndryshoj</w:t>
      </w:r>
      <w:del w:id="16" w:author="Lule Ahmedi" w:date="2019-11-10T19:17:00Z">
        <w:r w:rsidRPr="00F45960" w:rsidDel="00AC6E61">
          <w:delText xml:space="preserve"> dhe ku sakt</w:delText>
        </w:r>
        <w:r w:rsidR="00CA146D" w:rsidRPr="00F45960" w:rsidDel="00AC6E61">
          <w:delText>ë</w:delText>
        </w:r>
        <w:r w:rsidRPr="00F45960" w:rsidDel="00AC6E61">
          <w:delText xml:space="preserve"> mund t</w:delText>
        </w:r>
        <w:r w:rsidR="00CA146D" w:rsidRPr="00F45960" w:rsidDel="00AC6E61">
          <w:delText>ë</w:delText>
        </w:r>
        <w:r w:rsidRPr="00F45960" w:rsidDel="00AC6E61">
          <w:delText xml:space="preserve"> shihet puna e secilit prej an</w:delText>
        </w:r>
        <w:r w:rsidR="00CA146D" w:rsidRPr="00F45960" w:rsidDel="00AC6E61">
          <w:delText>ë</w:delText>
        </w:r>
        <w:r w:rsidRPr="00F45960" w:rsidDel="00AC6E61">
          <w:delText>tar</w:delText>
        </w:r>
        <w:r w:rsidR="00CA146D" w:rsidRPr="00F45960" w:rsidDel="00AC6E61">
          <w:delText>ë</w:delText>
        </w:r>
        <w:r w:rsidRPr="00F45960" w:rsidDel="00AC6E61">
          <w:delText>ve t</w:delText>
        </w:r>
        <w:r w:rsidR="00CA146D" w:rsidRPr="00F45960" w:rsidDel="00AC6E61">
          <w:delText>ë</w:delText>
        </w:r>
        <w:r w:rsidRPr="00F45960" w:rsidDel="00AC6E61">
          <w:delText xml:space="preserve"> k</w:delText>
        </w:r>
        <w:r w:rsidR="00CA146D" w:rsidRPr="00F45960" w:rsidDel="00AC6E61">
          <w:delText>ë</w:delText>
        </w:r>
        <w:r w:rsidRPr="00F45960" w:rsidDel="00AC6E61">
          <w:delText>tij projekti</w:delText>
        </w:r>
      </w:del>
      <w:r w:rsidRPr="00F45960">
        <w:t>.</w:t>
      </w:r>
      <w:r w:rsidR="00B5344D" w:rsidRPr="00F45960">
        <w:t xml:space="preserve"> Kodi burimor</w:t>
      </w:r>
      <w:r w:rsidR="00CA146D" w:rsidRPr="00F45960">
        <w:t>ë</w:t>
      </w:r>
      <w:r w:rsidR="00B5344D" w:rsidRPr="00F45960">
        <w:t xml:space="preserve"> ka p</w:t>
      </w:r>
      <w:r w:rsidR="00CA146D" w:rsidRPr="00F45960">
        <w:t>ë</w:t>
      </w:r>
      <w:r w:rsidR="00B5344D" w:rsidRPr="00F45960">
        <w:t>rshkrim, dhe sugjerohet t</w:t>
      </w:r>
      <w:r w:rsidR="00CA146D" w:rsidRPr="00F45960">
        <w:t>ë</w:t>
      </w:r>
      <w:r w:rsidR="00B5344D" w:rsidRPr="00F45960">
        <w:t xml:space="preserve"> lexohet pjesa </w:t>
      </w:r>
      <w:r w:rsidR="00433AEA" w:rsidRPr="00F45960">
        <w:t xml:space="preserve">hyrëse (ang. </w:t>
      </w:r>
      <w:r w:rsidR="00B5344D" w:rsidRPr="00F45960">
        <w:rPr>
          <w:i/>
          <w:iCs/>
        </w:rPr>
        <w:t>readme</w:t>
      </w:r>
      <w:r w:rsidR="00D868B0" w:rsidRPr="00AC6E61">
        <w:rPr>
          <w:iCs/>
          <w:rPrChange w:id="17" w:author="Lule Ahmedi" w:date="2019-11-10T19:18:00Z">
            <w:rPr>
              <w:i/>
              <w:iCs/>
            </w:rPr>
          </w:rPrChange>
        </w:rPr>
        <w:t>)</w:t>
      </w:r>
      <w:r w:rsidR="00B5344D" w:rsidRPr="00AC6E61">
        <w:rPr>
          <w:iCs/>
          <w:rPrChange w:id="18" w:author="Lule Ahmedi" w:date="2019-11-10T19:18:00Z">
            <w:rPr>
              <w:i/>
              <w:iCs/>
            </w:rPr>
          </w:rPrChange>
        </w:rPr>
        <w:t xml:space="preserve"> </w:t>
      </w:r>
      <w:r w:rsidR="00433AEA" w:rsidRPr="00F45960">
        <w:t>për informata më të hollësishme.</w:t>
      </w:r>
      <w:del w:id="19" w:author="Lule Ahmedi" w:date="2019-11-10T19:14:00Z">
        <w:r w:rsidR="00B5344D" w:rsidRPr="00F45960" w:rsidDel="003B14BC">
          <w:delText>.</w:delText>
        </w:r>
      </w:del>
    </w:p>
    <w:p w14:paraId="4F2F1226" w14:textId="512E174C" w:rsidR="00035BCF" w:rsidRPr="00F45960" w:rsidDel="003B14BC" w:rsidRDefault="00277089" w:rsidP="00697D5F">
      <w:pPr>
        <w:ind w:left="360" w:right="360"/>
        <w:rPr>
          <w:del w:id="20" w:author="Lule Ahmedi" w:date="2019-11-10T19:14:00Z"/>
        </w:rPr>
      </w:pPr>
      <w:del w:id="21" w:author="Lule Ahmedi" w:date="2019-11-10T19:14:00Z">
        <w:r w:rsidRPr="00F45960" w:rsidDel="003B14BC">
          <w:delText>Secili paragraf apo artikull i artikuluar n</w:delText>
        </w:r>
        <w:r w:rsidR="00CA146D" w:rsidRPr="00F45960" w:rsidDel="003B14BC">
          <w:delText>ë</w:delText>
        </w:r>
        <w:r w:rsidRPr="00F45960" w:rsidDel="003B14BC">
          <w:delText xml:space="preserve"> k</w:delText>
        </w:r>
        <w:r w:rsidR="00CA146D" w:rsidRPr="00F45960" w:rsidDel="003B14BC">
          <w:delText>ë</w:delText>
        </w:r>
        <w:r w:rsidRPr="00F45960" w:rsidDel="003B14BC">
          <w:delText>t</w:delText>
        </w:r>
        <w:r w:rsidR="00CA146D" w:rsidRPr="00F45960" w:rsidDel="003B14BC">
          <w:delText>ë</w:delText>
        </w:r>
        <w:r w:rsidRPr="00F45960" w:rsidDel="003B14BC">
          <w:delText xml:space="preserve"> prezantim ka referenc</w:delText>
        </w:r>
        <w:r w:rsidR="00CA146D" w:rsidRPr="00F45960" w:rsidDel="003B14BC">
          <w:delText>ë</w:delText>
        </w:r>
        <w:r w:rsidRPr="00F45960" w:rsidDel="003B14BC">
          <w:delText>n e vet, n</w:delText>
        </w:r>
        <w:r w:rsidR="00CA146D" w:rsidRPr="00F45960" w:rsidDel="003B14BC">
          <w:delText>ë</w:delText>
        </w:r>
        <w:r w:rsidRPr="00F45960" w:rsidDel="003B14BC">
          <w:delText>se jo do t</w:delText>
        </w:r>
        <w:r w:rsidR="00CA146D" w:rsidRPr="00F45960" w:rsidDel="003B14BC">
          <w:delText>ë</w:delText>
        </w:r>
        <w:r w:rsidRPr="00F45960" w:rsidDel="003B14BC">
          <w:delText xml:space="preserve"> thot</w:delText>
        </w:r>
        <w:r w:rsidR="00CA146D" w:rsidRPr="00F45960" w:rsidDel="003B14BC">
          <w:delText>ë</w:delText>
        </w:r>
        <w:r w:rsidRPr="00F45960" w:rsidDel="003B14BC">
          <w:delText xml:space="preserve"> q</w:delText>
        </w:r>
        <w:r w:rsidR="00CA146D" w:rsidRPr="00F45960" w:rsidDel="003B14BC">
          <w:delText>ë</w:delText>
        </w:r>
        <w:r w:rsidRPr="00F45960" w:rsidDel="003B14BC">
          <w:delText xml:space="preserve"> </w:delText>
        </w:r>
        <w:r w:rsidR="00CA146D" w:rsidRPr="00F45960" w:rsidDel="003B14BC">
          <w:delText>ë</w:delText>
        </w:r>
        <w:r w:rsidRPr="00F45960" w:rsidDel="003B14BC">
          <w:delText>sht</w:delText>
        </w:r>
        <w:r w:rsidR="00CA146D" w:rsidRPr="00F45960" w:rsidDel="003B14BC">
          <w:delText>ë</w:delText>
        </w:r>
        <w:r w:rsidRPr="00F45960" w:rsidDel="003B14BC">
          <w:delText xml:space="preserve"> n</w:delText>
        </w:r>
        <w:r w:rsidR="00CA146D" w:rsidRPr="00F45960" w:rsidDel="003B14BC">
          <w:delText>ë</w:delText>
        </w:r>
        <w:r w:rsidRPr="00F45960" w:rsidDel="003B14BC">
          <w:delText xml:space="preserve"> m</w:delText>
        </w:r>
        <w:r w:rsidR="00CA146D" w:rsidRPr="00F45960" w:rsidDel="003B14BC">
          <w:delText>ë</w:delText>
        </w:r>
        <w:r w:rsidRPr="00F45960" w:rsidDel="003B14BC">
          <w:delText>nyr</w:delText>
        </w:r>
        <w:r w:rsidR="00CA146D" w:rsidRPr="00F45960" w:rsidDel="003B14BC">
          <w:delText>ë</w:delText>
        </w:r>
        <w:r w:rsidRPr="00F45960" w:rsidDel="003B14BC">
          <w:delText xml:space="preserve"> unike i realizuar nga an</w:delText>
        </w:r>
        <w:r w:rsidR="00CA146D" w:rsidRPr="00F45960" w:rsidDel="003B14BC">
          <w:delText>ë</w:delText>
        </w:r>
        <w:r w:rsidRPr="00F45960" w:rsidDel="003B14BC">
          <w:delText>tar</w:delText>
        </w:r>
        <w:r w:rsidR="00CA146D" w:rsidRPr="00F45960" w:rsidDel="003B14BC">
          <w:delText>ë</w:delText>
        </w:r>
        <w:r w:rsidRPr="00F45960" w:rsidDel="003B14BC">
          <w:delText>t e k</w:delText>
        </w:r>
        <w:r w:rsidR="00CA146D" w:rsidRPr="00F45960" w:rsidDel="003B14BC">
          <w:delText>ë</w:delText>
        </w:r>
        <w:r w:rsidRPr="00F45960" w:rsidDel="003B14BC">
          <w:delText>tij projekti, qoft</w:delText>
        </w:r>
        <w:r w:rsidR="00CA146D" w:rsidRPr="00F45960" w:rsidDel="003B14BC">
          <w:delText>ë</w:delText>
        </w:r>
        <w:r w:rsidRPr="00F45960" w:rsidDel="003B14BC">
          <w:delText xml:space="preserve"> imazh, pjes</w:delText>
        </w:r>
        <w:r w:rsidR="00CA146D" w:rsidRPr="00F45960" w:rsidDel="003B14BC">
          <w:delText>ë</w:delText>
        </w:r>
        <w:r w:rsidRPr="00F45960" w:rsidDel="003B14BC">
          <w:delText xml:space="preserve"> kodi</w:delText>
        </w:r>
        <w:r w:rsidR="00433AEA" w:rsidRPr="00F45960" w:rsidDel="003B14BC">
          <w:delText>, vizualizim</w:delText>
        </w:r>
        <w:r w:rsidRPr="00F45960" w:rsidDel="003B14BC">
          <w:delText xml:space="preserve"> apo p</w:delText>
        </w:r>
        <w:r w:rsidR="00CA146D" w:rsidRPr="00F45960" w:rsidDel="003B14BC">
          <w:delText>ë</w:delText>
        </w:r>
        <w:r w:rsidRPr="00F45960" w:rsidDel="003B14BC">
          <w:delText>rshkrim.</w:delText>
        </w:r>
      </w:del>
    </w:p>
    <w:p w14:paraId="597566AE" w14:textId="12F505D6" w:rsidR="00B5344D" w:rsidRPr="00F45960" w:rsidRDefault="00B5344D" w:rsidP="00697D5F">
      <w:pPr>
        <w:ind w:left="360" w:right="360"/>
      </w:pPr>
      <w:r w:rsidRPr="00F45960">
        <w:t>Ekziston n</w:t>
      </w:r>
      <w:r w:rsidR="00CA146D" w:rsidRPr="00F45960">
        <w:t>ë</w:t>
      </w:r>
      <w:r w:rsidRPr="00F45960">
        <w:t xml:space="preserve"> fund t</w:t>
      </w:r>
      <w:r w:rsidR="00CA146D" w:rsidRPr="00F45960">
        <w:t>ë</w:t>
      </w:r>
      <w:r w:rsidRPr="00F45960">
        <w:t xml:space="preserve"> </w:t>
      </w:r>
      <w:r w:rsidR="003F2B1B" w:rsidRPr="00F45960">
        <w:t>raportit</w:t>
      </w:r>
      <w:r w:rsidRPr="00F45960">
        <w:t xml:space="preserve"> lista </w:t>
      </w:r>
      <w:r w:rsidR="000B614F" w:rsidRPr="00F45960">
        <w:t xml:space="preserve">e </w:t>
      </w:r>
      <w:r w:rsidR="003F2B1B" w:rsidRPr="00F45960">
        <w:t xml:space="preserve">pikave fundore (ang. </w:t>
      </w:r>
      <w:r w:rsidR="003F2B1B" w:rsidRPr="00F45960">
        <w:rPr>
          <w:i/>
          <w:iCs/>
        </w:rPr>
        <w:t>end-points)</w:t>
      </w:r>
      <w:r w:rsidR="000B614F" w:rsidRPr="00F45960">
        <w:rPr>
          <w:i/>
          <w:iCs/>
        </w:rPr>
        <w:t xml:space="preserve"> </w:t>
      </w:r>
      <w:r w:rsidR="000B614F" w:rsidRPr="00F45960">
        <w:t>t</w:t>
      </w:r>
      <w:r w:rsidR="00CA146D" w:rsidRPr="00F45960">
        <w:t>ë</w:t>
      </w:r>
      <w:r w:rsidR="000B614F" w:rsidRPr="00F45960">
        <w:t xml:space="preserve"> gatsh</w:t>
      </w:r>
      <w:r w:rsidR="00CA146D" w:rsidRPr="00F45960">
        <w:t>ë</w:t>
      </w:r>
      <w:r w:rsidR="000B614F" w:rsidRPr="00F45960">
        <w:t>m p</w:t>
      </w:r>
      <w:r w:rsidR="00CA146D" w:rsidRPr="00F45960">
        <w:t>ë</w:t>
      </w:r>
      <w:r w:rsidR="000B614F" w:rsidRPr="00F45960">
        <w:t>r sh</w:t>
      </w:r>
      <w:r w:rsidR="00CA146D" w:rsidRPr="00F45960">
        <w:t>ë</w:t>
      </w:r>
      <w:r w:rsidR="000B614F" w:rsidRPr="00F45960">
        <w:t>rbim dhe nj</w:t>
      </w:r>
      <w:r w:rsidR="00CA146D" w:rsidRPr="00F45960">
        <w:t>ë</w:t>
      </w:r>
      <w:r w:rsidR="000B614F" w:rsidRPr="00F45960">
        <w:t xml:space="preserve"> s</w:t>
      </w:r>
      <w:r w:rsidR="002D6B74" w:rsidRPr="00F45960">
        <w:t>h</w:t>
      </w:r>
      <w:r w:rsidR="000B614F" w:rsidRPr="00F45960">
        <w:t>pjegim i shkurt</w:t>
      </w:r>
      <w:r w:rsidR="00CA146D" w:rsidRPr="00F45960">
        <w:t>ë</w:t>
      </w:r>
      <w:r w:rsidR="000B614F" w:rsidRPr="00F45960">
        <w:t>r bashk</w:t>
      </w:r>
      <w:r w:rsidR="00CA146D" w:rsidRPr="00F45960">
        <w:t>ë</w:t>
      </w:r>
      <w:r w:rsidR="000B614F" w:rsidRPr="00F45960">
        <w:t xml:space="preserve"> me parametrat p</w:t>
      </w:r>
      <w:r w:rsidR="00CA146D" w:rsidRPr="00F45960">
        <w:t>ë</w:t>
      </w:r>
      <w:r w:rsidR="000B614F" w:rsidRPr="00F45960">
        <w:t>rkat</w:t>
      </w:r>
      <w:r w:rsidR="00CA146D" w:rsidRPr="00F45960">
        <w:t>ë</w:t>
      </w:r>
      <w:r w:rsidR="000B614F" w:rsidRPr="00F45960">
        <w:t>s se si funksionon dhe çfar</w:t>
      </w:r>
      <w:r w:rsidR="00CA146D" w:rsidRPr="00F45960">
        <w:t>ë</w:t>
      </w:r>
      <w:r w:rsidR="000B614F" w:rsidRPr="00F45960">
        <w:t xml:space="preserve"> kthen.</w:t>
      </w:r>
      <w:commentRangeEnd w:id="5"/>
      <w:r w:rsidR="00AC6E61">
        <w:rPr>
          <w:rStyle w:val="CommentReference"/>
        </w:rPr>
        <w:commentReference w:id="5"/>
      </w:r>
    </w:p>
    <w:p w14:paraId="5CF0808E" w14:textId="5639CA0B" w:rsidR="000B614F" w:rsidRPr="00F45960" w:rsidDel="003B14BC" w:rsidRDefault="000B614F" w:rsidP="00697D5F">
      <w:pPr>
        <w:ind w:left="360" w:right="360"/>
        <w:rPr>
          <w:del w:id="22" w:author="Lule Ahmedi" w:date="2019-11-10T19:15:00Z"/>
        </w:rPr>
      </w:pPr>
      <w:del w:id="23" w:author="Lule Ahmedi" w:date="2019-11-10T19:15:00Z">
        <w:r w:rsidRPr="00F45960" w:rsidDel="003B14BC">
          <w:delText>Ky dokument paraqet vet</w:delText>
        </w:r>
        <w:r w:rsidR="00CA146D" w:rsidRPr="00F45960" w:rsidDel="003B14BC">
          <w:delText>ë</w:delText>
        </w:r>
        <w:r w:rsidRPr="00F45960" w:rsidDel="003B14BC">
          <w:delText>m pjes</w:delText>
        </w:r>
        <w:r w:rsidR="00CA146D" w:rsidRPr="00F45960" w:rsidDel="003B14BC">
          <w:delText>ë</w:delText>
        </w:r>
        <w:r w:rsidRPr="00F45960" w:rsidDel="003B14BC">
          <w:delText>n e par</w:delText>
        </w:r>
        <w:r w:rsidR="00CA146D" w:rsidRPr="00F45960" w:rsidDel="003B14BC">
          <w:delText>ë</w:delText>
        </w:r>
        <w:r w:rsidRPr="00F45960" w:rsidDel="003B14BC">
          <w:delText xml:space="preserve"> t</w:delText>
        </w:r>
        <w:r w:rsidR="00CA146D" w:rsidRPr="00F45960" w:rsidDel="003B14BC">
          <w:delText>ë</w:delText>
        </w:r>
        <w:r w:rsidRPr="00F45960" w:rsidDel="003B14BC">
          <w:delText xml:space="preserve"> prezantimit. Megjith</w:delText>
        </w:r>
        <w:r w:rsidR="00CA146D" w:rsidRPr="00F45960" w:rsidDel="003B14BC">
          <w:delText>ë</w:delText>
        </w:r>
        <w:r w:rsidRPr="00F45960" w:rsidDel="003B14BC">
          <w:delText xml:space="preserve">se projekti </w:delText>
        </w:r>
        <w:r w:rsidR="00CA146D" w:rsidRPr="00F45960" w:rsidDel="003B14BC">
          <w:delText>ë</w:delText>
        </w:r>
        <w:r w:rsidRPr="00F45960" w:rsidDel="003B14BC">
          <w:delText>sht</w:delText>
        </w:r>
        <w:r w:rsidR="00CA146D" w:rsidRPr="00F45960" w:rsidDel="003B14BC">
          <w:delText>ë</w:delText>
        </w:r>
        <w:r w:rsidRPr="00F45960" w:rsidDel="003B14BC">
          <w:delText xml:space="preserve"> i realizuar si nj</w:delText>
        </w:r>
        <w:r w:rsidR="00CA146D" w:rsidRPr="00F45960" w:rsidDel="003B14BC">
          <w:delText>ë</w:delText>
        </w:r>
        <w:r w:rsidRPr="00F45960" w:rsidDel="003B14BC">
          <w:delText xml:space="preserve"> i t</w:delText>
        </w:r>
        <w:r w:rsidR="00CA146D" w:rsidRPr="00F45960" w:rsidDel="003B14BC">
          <w:delText>ë</w:delText>
        </w:r>
        <w:r w:rsidRPr="00F45960" w:rsidDel="003B14BC">
          <w:delText>r</w:delText>
        </w:r>
        <w:r w:rsidR="00CA146D" w:rsidRPr="00F45960" w:rsidDel="003B14BC">
          <w:delText>ë</w:delText>
        </w:r>
        <w:r w:rsidRPr="00F45960" w:rsidDel="003B14BC">
          <w:delText xml:space="preserve">, </w:delText>
        </w:r>
        <w:r w:rsidR="00CA146D" w:rsidRPr="00F45960" w:rsidDel="003B14BC">
          <w:delText>ë</w:delText>
        </w:r>
        <w:r w:rsidRPr="00F45960" w:rsidDel="003B14BC">
          <w:delText>sht</w:delText>
        </w:r>
        <w:r w:rsidR="00CA146D" w:rsidRPr="00F45960" w:rsidDel="003B14BC">
          <w:delText>ë</w:delText>
        </w:r>
        <w:r w:rsidRPr="00F45960" w:rsidDel="003B14BC">
          <w:delText xml:space="preserve"> i ndar</w:delText>
        </w:r>
        <w:r w:rsidR="00CA146D" w:rsidRPr="00F45960" w:rsidDel="003B14BC">
          <w:delText>ë</w:delText>
        </w:r>
        <w:r w:rsidRPr="00F45960" w:rsidDel="003B14BC">
          <w:delText xml:space="preserve"> n</w:delText>
        </w:r>
        <w:r w:rsidR="00CA146D" w:rsidRPr="00F45960" w:rsidDel="003B14BC">
          <w:delText>ë</w:delText>
        </w:r>
        <w:r w:rsidRPr="00F45960" w:rsidDel="003B14BC">
          <w:delText xml:space="preserve"> dy pjes</w:delText>
        </w:r>
        <w:r w:rsidR="00CA146D" w:rsidRPr="00F45960" w:rsidDel="003B14BC">
          <w:delText>ë</w:delText>
        </w:r>
        <w:r w:rsidRPr="00F45960" w:rsidDel="003B14BC">
          <w:delText>, ku pjesa e par</w:delText>
        </w:r>
        <w:r w:rsidR="00CA146D" w:rsidRPr="00F45960" w:rsidDel="003B14BC">
          <w:delText>ë</w:delText>
        </w:r>
        <w:r w:rsidRPr="00F45960" w:rsidDel="003B14BC">
          <w:delText xml:space="preserve"> (ky dokument) p</w:delText>
        </w:r>
        <w:r w:rsidR="00CA146D" w:rsidRPr="00F45960" w:rsidDel="003B14BC">
          <w:delText>ë</w:delText>
        </w:r>
        <w:r w:rsidRPr="00F45960" w:rsidDel="003B14BC">
          <w:delText>rshkruan algoritmin e klasifikimit dhe pjes</w:delText>
        </w:r>
        <w:r w:rsidR="00CA146D" w:rsidRPr="00F45960" w:rsidDel="003B14BC">
          <w:delText>ë</w:delText>
        </w:r>
        <w:r w:rsidRPr="00F45960" w:rsidDel="003B14BC">
          <w:delText xml:space="preserve">n e </w:delText>
        </w:r>
        <w:r w:rsidRPr="00F45960" w:rsidDel="003B14BC">
          <w:rPr>
            <w:i/>
            <w:iCs/>
          </w:rPr>
          <w:delText>back</w:delText>
        </w:r>
        <w:r w:rsidR="008958E8" w:rsidRPr="00F45960" w:rsidDel="003B14BC">
          <w:rPr>
            <w:i/>
            <w:iCs/>
          </w:rPr>
          <w:delText>end</w:delText>
        </w:r>
        <w:r w:rsidRPr="00F45960" w:rsidDel="003B14BC">
          <w:rPr>
            <w:i/>
            <w:iCs/>
          </w:rPr>
          <w:delText xml:space="preserve"> </w:delText>
        </w:r>
        <w:r w:rsidRPr="00F45960" w:rsidDel="003B14BC">
          <w:delText>nd</w:delText>
        </w:r>
        <w:r w:rsidR="00CA146D" w:rsidRPr="00F45960" w:rsidDel="003B14BC">
          <w:delText>ë</w:delText>
        </w:r>
        <w:r w:rsidRPr="00F45960" w:rsidDel="003B14BC">
          <w:delText>rsa pjesa e dyt</w:delText>
        </w:r>
        <w:r w:rsidR="00CA146D" w:rsidRPr="00F45960" w:rsidDel="003B14BC">
          <w:delText>ë</w:delText>
        </w:r>
        <w:r w:rsidRPr="00F45960" w:rsidDel="003B14BC">
          <w:delText xml:space="preserve"> p</w:delText>
        </w:r>
        <w:r w:rsidR="00CA146D" w:rsidRPr="00F45960" w:rsidDel="003B14BC">
          <w:delText>ë</w:delText>
        </w:r>
        <w:r w:rsidRPr="00F45960" w:rsidDel="003B14BC">
          <w:delText>rshkruan algoritmin e kllasterimit dhe pjes</w:delText>
        </w:r>
        <w:r w:rsidR="00CA146D" w:rsidRPr="00F45960" w:rsidDel="003B14BC">
          <w:delText>ë</w:delText>
        </w:r>
        <w:r w:rsidRPr="00F45960" w:rsidDel="003B14BC">
          <w:delText xml:space="preserve">n e </w:delText>
        </w:r>
        <w:r w:rsidRPr="00F45960" w:rsidDel="003B14BC">
          <w:rPr>
            <w:i/>
            <w:iCs/>
          </w:rPr>
          <w:delText>fron</w:delText>
        </w:r>
        <w:r w:rsidR="008958E8" w:rsidRPr="00F45960" w:rsidDel="003B14BC">
          <w:rPr>
            <w:i/>
            <w:iCs/>
          </w:rPr>
          <w:delText>tend.</w:delText>
        </w:r>
      </w:del>
    </w:p>
    <w:p w14:paraId="789AD347" w14:textId="5C44F01A" w:rsidR="00277089" w:rsidRPr="00F45960" w:rsidDel="003B14BC" w:rsidRDefault="00277089" w:rsidP="00697D5F">
      <w:pPr>
        <w:ind w:left="360" w:right="360"/>
        <w:rPr>
          <w:del w:id="24" w:author="Lule Ahmedi" w:date="2019-11-10T19:15:00Z"/>
        </w:rPr>
      </w:pPr>
      <w:del w:id="25" w:author="Lule Ahmedi" w:date="2019-11-10T19:15:00Z">
        <w:r w:rsidRPr="00F45960" w:rsidDel="003B14BC">
          <w:delText xml:space="preserve">Projekti </w:delText>
        </w:r>
        <w:r w:rsidR="00CA146D" w:rsidRPr="00F45960" w:rsidDel="003B14BC">
          <w:delText>ë</w:delText>
        </w:r>
        <w:r w:rsidRPr="00F45960" w:rsidDel="003B14BC">
          <w:delText>sht</w:delText>
        </w:r>
        <w:r w:rsidR="00CA146D" w:rsidRPr="00F45960" w:rsidDel="003B14BC">
          <w:delText>ë</w:delText>
        </w:r>
        <w:r w:rsidRPr="00F45960" w:rsidDel="003B14BC">
          <w:delText xml:space="preserve"> i realizuar p</w:delText>
        </w:r>
        <w:r w:rsidR="00CA146D" w:rsidRPr="00F45960" w:rsidDel="003B14BC">
          <w:delText>ë</w:delText>
        </w:r>
        <w:r w:rsidRPr="00F45960" w:rsidDel="003B14BC">
          <w:delText xml:space="preserve">r </w:delText>
        </w:r>
        <w:r w:rsidRPr="00F45960" w:rsidDel="003B14BC">
          <w:rPr>
            <w:i/>
            <w:iCs/>
          </w:rPr>
          <w:delText>Universitetin e Prishtin</w:delText>
        </w:r>
        <w:r w:rsidR="00CA146D" w:rsidRPr="00F45960" w:rsidDel="003B14BC">
          <w:rPr>
            <w:i/>
            <w:iCs/>
          </w:rPr>
          <w:delText>ë</w:delText>
        </w:r>
        <w:r w:rsidRPr="00F45960" w:rsidDel="003B14BC">
          <w:rPr>
            <w:i/>
            <w:iCs/>
          </w:rPr>
          <w:delText xml:space="preserve">s “Hasan Prishtina” </w:delText>
        </w:r>
        <w:r w:rsidRPr="00F45960" w:rsidDel="003B14BC">
          <w:delText>dhe n</w:delText>
        </w:r>
        <w:r w:rsidR="00CA146D" w:rsidRPr="00F45960" w:rsidDel="003B14BC">
          <w:delText>ë</w:delText>
        </w:r>
        <w:r w:rsidRPr="00F45960" w:rsidDel="003B14BC">
          <w:delText xml:space="preserve"> asnj</w:delText>
        </w:r>
        <w:r w:rsidR="00CA146D" w:rsidRPr="00F45960" w:rsidDel="003B14BC">
          <w:delText>ë</w:delText>
        </w:r>
        <w:r w:rsidRPr="00F45960" w:rsidDel="003B14BC">
          <w:delText xml:space="preserve"> m</w:delText>
        </w:r>
        <w:r w:rsidR="00CA146D" w:rsidRPr="00F45960" w:rsidDel="003B14BC">
          <w:delText>ë</w:delText>
        </w:r>
        <w:r w:rsidRPr="00F45960" w:rsidDel="003B14BC">
          <w:delText>nyr</w:delText>
        </w:r>
        <w:r w:rsidR="00CA146D" w:rsidRPr="00F45960" w:rsidDel="003B14BC">
          <w:delText>ë</w:delText>
        </w:r>
        <w:r w:rsidRPr="00F45960" w:rsidDel="003B14BC">
          <w:delText xml:space="preserve"> nuk lejohet kopje e paligjshme apo plagjiatur</w:delText>
        </w:r>
        <w:r w:rsidR="00CA146D" w:rsidRPr="00F45960" w:rsidDel="003B14BC">
          <w:delText>ë</w:delText>
        </w:r>
        <w:r w:rsidRPr="00F45960" w:rsidDel="003B14BC">
          <w:delText xml:space="preserve"> e tij.</w:delText>
        </w:r>
      </w:del>
    </w:p>
    <w:p w14:paraId="1310526C" w14:textId="5BBC089C" w:rsidR="003B14BC" w:rsidRDefault="003B14BC">
      <w:pPr>
        <w:jc w:val="left"/>
        <w:rPr>
          <w:ins w:id="26" w:author="Lule Ahmedi" w:date="2019-11-10T19:15:00Z"/>
        </w:rPr>
      </w:pPr>
      <w:ins w:id="27" w:author="Lule Ahmedi" w:date="2019-11-10T19:15:00Z">
        <w:r>
          <w:br w:type="page"/>
        </w:r>
      </w:ins>
    </w:p>
    <w:p w14:paraId="57A3297A" w14:textId="297B213C" w:rsidR="00277089" w:rsidRPr="00F45960" w:rsidDel="003B14BC" w:rsidRDefault="00277089" w:rsidP="00035BCF">
      <w:pPr>
        <w:rPr>
          <w:del w:id="28" w:author="Lule Ahmedi" w:date="2019-11-10T19:15:00Z"/>
        </w:rPr>
      </w:pPr>
    </w:p>
    <w:p w14:paraId="3BF33449" w14:textId="73B6D48F" w:rsidR="007425FB" w:rsidRPr="00F45960" w:rsidDel="003B14BC" w:rsidRDefault="007425FB" w:rsidP="00035BCF">
      <w:pPr>
        <w:rPr>
          <w:del w:id="29" w:author="Lule Ahmedi" w:date="2019-11-10T19:15:00Z"/>
        </w:rPr>
      </w:pPr>
    </w:p>
    <w:p w14:paraId="63A02D49" w14:textId="48056304" w:rsidR="007425FB" w:rsidRPr="00F45960" w:rsidDel="003B14BC" w:rsidRDefault="007425FB" w:rsidP="00035BCF">
      <w:pPr>
        <w:rPr>
          <w:del w:id="30" w:author="Lule Ahmedi" w:date="2019-11-10T19:15:00Z"/>
        </w:rPr>
      </w:pPr>
    </w:p>
    <w:p w14:paraId="0A0D3733" w14:textId="11B46E0B" w:rsidR="007425FB" w:rsidRPr="00F45960" w:rsidDel="003B14BC" w:rsidRDefault="007425FB" w:rsidP="00035BCF">
      <w:pPr>
        <w:rPr>
          <w:del w:id="31" w:author="Lule Ahmedi" w:date="2019-11-10T19:15:00Z"/>
        </w:rPr>
      </w:pPr>
    </w:p>
    <w:p w14:paraId="2370F693" w14:textId="51EE4A73" w:rsidR="007425FB" w:rsidRPr="00F45960" w:rsidDel="003B14BC" w:rsidRDefault="007425FB" w:rsidP="00035BCF">
      <w:pPr>
        <w:rPr>
          <w:del w:id="32" w:author="Lule Ahmedi" w:date="2019-11-10T19:15:00Z"/>
        </w:rPr>
      </w:pPr>
    </w:p>
    <w:p w14:paraId="24776EF8" w14:textId="3DAB0F4B" w:rsidR="007425FB" w:rsidRPr="00F45960" w:rsidDel="003B14BC" w:rsidRDefault="007425FB" w:rsidP="00035BCF">
      <w:pPr>
        <w:rPr>
          <w:del w:id="33" w:author="Lule Ahmedi" w:date="2019-11-10T19:15:00Z"/>
          <w:u w:val="single"/>
        </w:rPr>
      </w:pPr>
    </w:p>
    <w:p w14:paraId="72350F6E" w14:textId="5D9CCA70" w:rsidR="009A23E9" w:rsidRPr="00F45960" w:rsidRDefault="009A23E9" w:rsidP="009C5509">
      <w:pPr>
        <w:pStyle w:val="Title"/>
        <w:rPr>
          <w:szCs w:val="32"/>
        </w:rPr>
      </w:pPr>
      <w:r w:rsidRPr="00F45960">
        <w:rPr>
          <w:szCs w:val="32"/>
        </w:rPr>
        <w:t>Abstrakti</w:t>
      </w:r>
      <w:bookmarkEnd w:id="2"/>
    </w:p>
    <w:p w14:paraId="3386CD8C" w14:textId="77777777" w:rsidR="003E10D4" w:rsidRPr="00F45960" w:rsidRDefault="003E10D4" w:rsidP="00E90B58">
      <w:pPr>
        <w:ind w:left="360" w:right="360"/>
      </w:pPr>
    </w:p>
    <w:p w14:paraId="41F5FEF1" w14:textId="4D16EA1F" w:rsidR="00A97CE1" w:rsidRPr="00F45960" w:rsidRDefault="005B1CBC" w:rsidP="00E90B58">
      <w:pPr>
        <w:ind w:left="360" w:right="360"/>
      </w:pPr>
      <w:r w:rsidRPr="00F45960">
        <w:t>IntelliDota</w:t>
      </w:r>
      <w:r w:rsidR="00A97CE1" w:rsidRPr="00F45960">
        <w:t xml:space="preserve"> </w:t>
      </w:r>
      <w:r w:rsidR="00501283" w:rsidRPr="00F45960">
        <w:t>ë</w:t>
      </w:r>
      <w:r w:rsidR="00A97CE1" w:rsidRPr="00F45960">
        <w:t>sht</w:t>
      </w:r>
      <w:r w:rsidR="00501283" w:rsidRPr="00F45960">
        <w:t>ë</w:t>
      </w:r>
      <w:r w:rsidR="00A97CE1" w:rsidRPr="00F45960">
        <w:t xml:space="preserve"> nj</w:t>
      </w:r>
      <w:r w:rsidR="00501283" w:rsidRPr="00F45960">
        <w:t>ë</w:t>
      </w:r>
      <w:r w:rsidR="00A97CE1" w:rsidRPr="00F45960">
        <w:t xml:space="preserve"> projekt i realizuar me an</w:t>
      </w:r>
      <w:r w:rsidR="00501283" w:rsidRPr="00F45960">
        <w:t>ë</w:t>
      </w:r>
      <w:r w:rsidR="00A97CE1" w:rsidRPr="00F45960">
        <w:t xml:space="preserve"> t</w:t>
      </w:r>
      <w:r w:rsidR="00501283" w:rsidRPr="00F45960">
        <w:t>ë</w:t>
      </w:r>
      <w:r w:rsidR="00A97CE1" w:rsidRPr="00F45960">
        <w:t xml:space="preserve"> gjuh</w:t>
      </w:r>
      <w:r w:rsidR="00501283" w:rsidRPr="00F45960">
        <w:t>ë</w:t>
      </w:r>
      <w:r w:rsidR="00A97CE1" w:rsidRPr="00F45960">
        <w:t>ve programuese Scala dhe Flutter, g</w:t>
      </w:r>
      <w:r w:rsidR="00501283" w:rsidRPr="00F45960">
        <w:t>ë</w:t>
      </w:r>
      <w:r w:rsidR="00A97CE1" w:rsidRPr="00F45960">
        <w:t>rshetimi i s</w:t>
      </w:r>
      <w:r w:rsidR="00501283" w:rsidRPr="00F45960">
        <w:t>ë</w:t>
      </w:r>
      <w:r w:rsidR="00A97CE1" w:rsidRPr="00F45960">
        <w:t xml:space="preserve"> cilave sjell nj</w:t>
      </w:r>
      <w:r w:rsidR="00501283" w:rsidRPr="00F45960">
        <w:t>ë</w:t>
      </w:r>
      <w:r w:rsidR="00A97CE1" w:rsidRPr="00F45960">
        <w:t xml:space="preserve"> aplikacion t</w:t>
      </w:r>
      <w:r w:rsidR="00501283" w:rsidRPr="00F45960">
        <w:t>ë</w:t>
      </w:r>
      <w:r w:rsidR="00A97CE1" w:rsidRPr="00F45960">
        <w:t xml:space="preserve"> mençur, </w:t>
      </w:r>
      <w:r w:rsidR="00FC648C" w:rsidRPr="00F45960">
        <w:t>të qëndrueshëm</w:t>
      </w:r>
      <w:r w:rsidR="00A97CE1" w:rsidRPr="00F45960">
        <w:t>, t</w:t>
      </w:r>
      <w:r w:rsidR="00501283" w:rsidRPr="00F45960">
        <w:t>ë</w:t>
      </w:r>
      <w:r w:rsidR="00A97CE1" w:rsidRPr="00F45960">
        <w:t xml:space="preserve"> shpejt</w:t>
      </w:r>
      <w:r w:rsidR="00501283" w:rsidRPr="00F45960">
        <w:t>ë</w:t>
      </w:r>
      <w:r w:rsidR="00A97CE1" w:rsidRPr="00F45960">
        <w:t xml:space="preserve"> dhe ndihmues, me an</w:t>
      </w:r>
      <w:r w:rsidR="00501283" w:rsidRPr="00F45960">
        <w:t>ë</w:t>
      </w:r>
      <w:r w:rsidR="00A97CE1" w:rsidRPr="00F45960">
        <w:t xml:space="preserve"> t</w:t>
      </w:r>
      <w:r w:rsidR="00501283" w:rsidRPr="00F45960">
        <w:t>ë</w:t>
      </w:r>
      <w:r w:rsidR="00A97CE1" w:rsidRPr="00F45960">
        <w:t xml:space="preserve"> s</w:t>
      </w:r>
      <w:r w:rsidR="00501283" w:rsidRPr="00F45960">
        <w:t>ë</w:t>
      </w:r>
      <w:r w:rsidR="00A97CE1" w:rsidRPr="00F45960">
        <w:t xml:space="preserve"> cilit mund t</w:t>
      </w:r>
      <w:r w:rsidR="00501283" w:rsidRPr="00F45960">
        <w:t>ë</w:t>
      </w:r>
      <w:r w:rsidR="00A97CE1" w:rsidRPr="00F45960">
        <w:t xml:space="preserve"> analizojm</w:t>
      </w:r>
      <w:r w:rsidR="00501283" w:rsidRPr="00F45960">
        <w:t>ë</w:t>
      </w:r>
      <w:r w:rsidR="00A97CE1" w:rsidRPr="00F45960">
        <w:t xml:space="preserve"> burime t</w:t>
      </w:r>
      <w:r w:rsidR="00501283" w:rsidRPr="00F45960">
        <w:t>ë</w:t>
      </w:r>
      <w:r w:rsidR="00A97CE1" w:rsidRPr="00F45960">
        <w:t xml:space="preserve"> t</w:t>
      </w:r>
      <w:r w:rsidR="00501283" w:rsidRPr="00F45960">
        <w:t>ë</w:t>
      </w:r>
      <w:r w:rsidR="00A97CE1" w:rsidRPr="00F45960">
        <w:t xml:space="preserve"> dh</w:t>
      </w:r>
      <w:r w:rsidR="00501283" w:rsidRPr="00F45960">
        <w:t>ë</w:t>
      </w:r>
      <w:r w:rsidR="00A97CE1" w:rsidRPr="00F45960">
        <w:t>nave, vizualizojm</w:t>
      </w:r>
      <w:r w:rsidR="00501283" w:rsidRPr="00F45960">
        <w:t>ë</w:t>
      </w:r>
      <w:r w:rsidR="00A97CE1" w:rsidRPr="00F45960">
        <w:t xml:space="preserve"> dhe t</w:t>
      </w:r>
      <w:r w:rsidR="00501283" w:rsidRPr="00F45960">
        <w:t>ë</w:t>
      </w:r>
      <w:r w:rsidR="00A97CE1" w:rsidRPr="00F45960">
        <w:t xml:space="preserve"> aplikojm</w:t>
      </w:r>
      <w:r w:rsidR="00501283" w:rsidRPr="00F45960">
        <w:t>ë</w:t>
      </w:r>
      <w:r w:rsidR="00A97CE1" w:rsidRPr="00F45960">
        <w:t xml:space="preserve"> metrika dhe algoritme t</w:t>
      </w:r>
      <w:r w:rsidR="00501283" w:rsidRPr="00F45960">
        <w:t>ë</w:t>
      </w:r>
      <w:r w:rsidR="00A97CE1" w:rsidRPr="00F45960">
        <w:t xml:space="preserve"> ndryshme mbi to. </w:t>
      </w:r>
    </w:p>
    <w:p w14:paraId="518D2AEF" w14:textId="5AE38C84" w:rsidR="00A97CE1" w:rsidRPr="00F45960" w:rsidRDefault="00A97CE1" w:rsidP="00E90B58">
      <w:pPr>
        <w:ind w:left="360" w:right="360"/>
      </w:pPr>
      <w:r w:rsidRPr="00F45960">
        <w:t>Kemi sakt</w:t>
      </w:r>
      <w:r w:rsidR="00501283" w:rsidRPr="00F45960">
        <w:t>ë</w:t>
      </w:r>
      <w:r w:rsidRPr="00F45960">
        <w:t>sisht dy burime t</w:t>
      </w:r>
      <w:r w:rsidR="00501283" w:rsidRPr="00F45960">
        <w:t>ë</w:t>
      </w:r>
      <w:r w:rsidRPr="00F45960">
        <w:t xml:space="preserve"> t</w:t>
      </w:r>
      <w:r w:rsidR="00501283" w:rsidRPr="00F45960">
        <w:t>ë</w:t>
      </w:r>
      <w:r w:rsidRPr="00F45960">
        <w:t xml:space="preserve"> dh</w:t>
      </w:r>
      <w:r w:rsidR="00501283" w:rsidRPr="00F45960">
        <w:t>ë</w:t>
      </w:r>
      <w:r w:rsidRPr="00F45960">
        <w:t>nave, nj</w:t>
      </w:r>
      <w:r w:rsidR="00501283" w:rsidRPr="00F45960">
        <w:t>ë</w:t>
      </w:r>
      <w:r w:rsidRPr="00F45960">
        <w:t>ri q</w:t>
      </w:r>
      <w:r w:rsidR="00501283" w:rsidRPr="00F45960">
        <w:t>ë</w:t>
      </w:r>
      <w:r w:rsidRPr="00F45960">
        <w:t xml:space="preserve"> </w:t>
      </w:r>
      <w:r w:rsidR="00501283" w:rsidRPr="00F45960">
        <w:t>ë</w:t>
      </w:r>
      <w:r w:rsidRPr="00F45960">
        <w:t>sht</w:t>
      </w:r>
      <w:r w:rsidR="00501283" w:rsidRPr="00F45960">
        <w:t>ë</w:t>
      </w:r>
      <w:r w:rsidRPr="00F45960">
        <w:t xml:space="preserve"> i </w:t>
      </w:r>
      <w:r w:rsidR="00FC648C" w:rsidRPr="00F45960">
        <w:t>i nxjerrë</w:t>
      </w:r>
      <w:r w:rsidRPr="00F45960">
        <w:t xml:space="preserve"> me ndihmes</w:t>
      </w:r>
      <w:r w:rsidR="00501283" w:rsidRPr="00F45960">
        <w:t>ë</w:t>
      </w:r>
      <w:r w:rsidRPr="00F45960">
        <w:t>n e Steam Public API</w:t>
      </w:r>
      <w:r w:rsidR="00E90B58" w:rsidRPr="00F45960">
        <w:t>, format i</w:t>
      </w:r>
      <w:r w:rsidR="00FC648C" w:rsidRPr="00F45960">
        <w:t xml:space="preserve">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J</w:t>
      </w:r>
      <w:r w:rsidR="00FC648C" w:rsidRPr="00F45960">
        <w:t xml:space="preserve">son </w:t>
      </w:r>
      <w:r w:rsidR="00A6307C" w:rsidRPr="00F45960">
        <w:t xml:space="preserve">ndërsa </w:t>
      </w:r>
      <w:r w:rsidRPr="00F45960">
        <w:t>tjetri i marr</w:t>
      </w:r>
      <w:r w:rsidR="00501283" w:rsidRPr="00F45960">
        <w:t>ë</w:t>
      </w:r>
      <w:r w:rsidRPr="00F45960">
        <w:t xml:space="preserve"> nga Kaggle</w:t>
      </w:r>
      <w:r w:rsidR="00E90B58" w:rsidRPr="00F45960">
        <w:t xml:space="preserve">, formati </w:t>
      </w:r>
      <w:r w:rsidR="00A6307C" w:rsidRPr="00F45960">
        <w:t xml:space="preserve">i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CSV </w:t>
      </w:r>
      <w:r w:rsidR="00A6307C" w:rsidRPr="00F45960">
        <w:t xml:space="preserve">– vlera të ndara me presje (ang. </w:t>
      </w:r>
      <w:r w:rsidR="00A6307C" w:rsidRPr="00F45960">
        <w:rPr>
          <w:i/>
          <w:iCs/>
        </w:rPr>
        <w:t>comma seperated values)</w:t>
      </w:r>
      <w:r w:rsidRPr="00F45960">
        <w:t>. Tek k</w:t>
      </w:r>
      <w:r w:rsidR="00501283" w:rsidRPr="00F45960">
        <w:t>ë</w:t>
      </w:r>
      <w:r w:rsidRPr="00F45960">
        <w:t>to dy burime t</w:t>
      </w:r>
      <w:r w:rsidR="00501283" w:rsidRPr="00F45960">
        <w:t>ë</w:t>
      </w:r>
      <w:r w:rsidRPr="00F45960">
        <w:t xml:space="preserve"> t</w:t>
      </w:r>
      <w:r w:rsidR="00501283" w:rsidRPr="00F45960">
        <w:t>ë</w:t>
      </w:r>
      <w:r w:rsidRPr="00F45960">
        <w:t xml:space="preserve"> dh</w:t>
      </w:r>
      <w:r w:rsidR="00501283" w:rsidRPr="00F45960">
        <w:t>ë</w:t>
      </w:r>
      <w:r w:rsidRPr="00F45960">
        <w:t>nave jan</w:t>
      </w:r>
      <w:r w:rsidR="00501283" w:rsidRPr="00F45960">
        <w:t>ë</w:t>
      </w:r>
      <w:r w:rsidRPr="00F45960">
        <w:t xml:space="preserve"> aplikuar teknika e </w:t>
      </w:r>
      <w:r w:rsidRPr="00F45960">
        <w:rPr>
          <w:i/>
          <w:iCs/>
        </w:rPr>
        <w:t>klasifikimit</w:t>
      </w:r>
      <w:r w:rsidRPr="00F45960">
        <w:t xml:space="preserve"> dhe </w:t>
      </w:r>
      <w:r w:rsidRPr="00F45960">
        <w:rPr>
          <w:i/>
          <w:iCs/>
        </w:rPr>
        <w:t>kllasterimit</w:t>
      </w:r>
      <w:r w:rsidRPr="00F45960">
        <w:t xml:space="preserve">.  </w:t>
      </w:r>
    </w:p>
    <w:p w14:paraId="0A4CDD17" w14:textId="45043DE6" w:rsidR="00A97CE1" w:rsidRPr="00F45960" w:rsidRDefault="00A97CE1" w:rsidP="00E90B58">
      <w:pPr>
        <w:ind w:left="360" w:right="360"/>
      </w:pPr>
      <w:r w:rsidRPr="00F45960">
        <w:t>Pjesa e padukshme e aplikacionit</w:t>
      </w:r>
      <w:r w:rsidR="00613DA0" w:rsidRPr="00F45960">
        <w:t xml:space="preserve">, pra pjesa </w:t>
      </w:r>
      <w:r w:rsidR="00613DA0" w:rsidRPr="00F45960">
        <w:rPr>
          <w:i/>
          <w:iCs/>
        </w:rPr>
        <w:t>backend</w:t>
      </w:r>
      <w:r w:rsidRPr="00F45960">
        <w:t xml:space="preserve"> </w:t>
      </w:r>
      <w:r w:rsidR="00501283" w:rsidRPr="00F45960">
        <w:t>ë</w:t>
      </w:r>
      <w:r w:rsidRPr="00F45960">
        <w:t>sht</w:t>
      </w:r>
      <w:r w:rsidR="00501283" w:rsidRPr="00F45960">
        <w:t>ë</w:t>
      </w:r>
      <w:r w:rsidRPr="00F45960">
        <w:t xml:space="preserve"> kryer me an</w:t>
      </w:r>
      <w:r w:rsidR="00501283" w:rsidRPr="00F45960">
        <w:t>ë</w:t>
      </w:r>
      <w:r w:rsidRPr="00F45960">
        <w:t xml:space="preserve"> t</w:t>
      </w:r>
      <w:r w:rsidR="00501283" w:rsidRPr="00F45960">
        <w:t>ë</w:t>
      </w:r>
      <w:r w:rsidRPr="00F45960">
        <w:t xml:space="preserve"> gjuh</w:t>
      </w:r>
      <w:r w:rsidR="00501283" w:rsidRPr="00F45960">
        <w:t>ë</w:t>
      </w:r>
      <w:r w:rsidRPr="00F45960">
        <w:t xml:space="preserve">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00DC45F8" w:rsidRPr="00F45960">
        <w:rPr>
          <w:i/>
          <w:iCs/>
        </w:rPr>
        <w:t xml:space="preserve">Scala </w:t>
      </w:r>
      <w:r w:rsidR="00DC45F8" w:rsidRPr="00F45960">
        <w:t>shquhet p</w:t>
      </w:r>
      <w:r w:rsidR="00613DA0" w:rsidRPr="00F45960">
        <w:t>ë</w:t>
      </w:r>
      <w:r w:rsidR="00DC45F8" w:rsidRPr="00F45960">
        <w:t>r programim funksional dhe t</w:t>
      </w:r>
      <w:r w:rsidR="00501283" w:rsidRPr="00F45960">
        <w:t>ë</w:t>
      </w:r>
      <w:r w:rsidR="00DC45F8" w:rsidRPr="00F45960">
        <w:t xml:space="preserve"> orientuar n</w:t>
      </w:r>
      <w:r w:rsidR="00501283" w:rsidRPr="00F45960">
        <w:t>ë</w:t>
      </w:r>
      <w:r w:rsidR="00DC45F8" w:rsidRPr="00F45960">
        <w:t xml:space="preserve"> objekte, q</w:t>
      </w:r>
      <w:r w:rsidR="00501283" w:rsidRPr="00F45960">
        <w:t>ë</w:t>
      </w:r>
      <w:r w:rsidR="00DC45F8" w:rsidRPr="00F45960">
        <w:t xml:space="preserve"> rezulton n</w:t>
      </w:r>
      <w:r w:rsidR="00501283" w:rsidRPr="00F45960">
        <w:t>ë</w:t>
      </w:r>
      <w:r w:rsidR="00DC45F8" w:rsidRPr="00F45960">
        <w:t xml:space="preserve"> nj</w:t>
      </w:r>
      <w:r w:rsidR="00501283" w:rsidRPr="00F45960">
        <w:t>ë</w:t>
      </w:r>
      <w:r w:rsidR="00DC45F8" w:rsidRPr="00F45960">
        <w:t xml:space="preserve"> sintaks</w:t>
      </w:r>
      <w:r w:rsidR="00501283" w:rsidRPr="00F45960">
        <w:t>ë</w:t>
      </w:r>
      <w:r w:rsidR="00DC45F8" w:rsidRPr="00F45960">
        <w:t xml:space="preserve"> </w:t>
      </w:r>
      <w:r w:rsidR="00613DA0" w:rsidRPr="00F45960">
        <w:t>koncize</w:t>
      </w:r>
      <w:r w:rsidR="00DC45F8" w:rsidRPr="00F45960">
        <w:t xml:space="preserve"> dhe vet</w:t>
      </w:r>
      <w:r w:rsidR="00501283" w:rsidRPr="00F45960">
        <w:t>ë</w:t>
      </w:r>
      <w:r w:rsidR="00DC45F8" w:rsidRPr="00F45960">
        <w:t>-p</w:t>
      </w:r>
      <w:r w:rsidR="00501283" w:rsidRPr="00F45960">
        <w:t>ë</w:t>
      </w:r>
      <w:r w:rsidR="00DC45F8" w:rsidRPr="00F45960">
        <w:t xml:space="preserve">rshkruese. Si ambient punues ka </w:t>
      </w:r>
      <w:r w:rsidR="00DC45F8" w:rsidRPr="00F45960">
        <w:rPr>
          <w:i/>
          <w:iCs/>
        </w:rPr>
        <w:t>Java Virtual Machine</w:t>
      </w:r>
      <w:r w:rsidR="00DC45F8" w:rsidRPr="00F45960">
        <w:t>, q</w:t>
      </w:r>
      <w:r w:rsidR="00501283" w:rsidRPr="00F45960">
        <w:t>ë</w:t>
      </w:r>
      <w:r w:rsidR="00DC45F8" w:rsidRPr="00F45960">
        <w:t xml:space="preserve"> do t</w:t>
      </w:r>
      <w:r w:rsidR="00501283" w:rsidRPr="00F45960">
        <w:t>ë</w:t>
      </w:r>
      <w:r w:rsidR="00DC45F8" w:rsidRPr="00F45960">
        <w:t xml:space="preserve"> thot</w:t>
      </w:r>
      <w:r w:rsidR="00501283" w:rsidRPr="00F45960">
        <w:t>ë</w:t>
      </w:r>
      <w:r w:rsidR="00DC45F8" w:rsidRPr="00F45960">
        <w:t xml:space="preserve"> se ka nj</w:t>
      </w:r>
      <w:r w:rsidR="00501283" w:rsidRPr="00F45960">
        <w:t>ë</w:t>
      </w:r>
      <w:r w:rsidR="00DC45F8" w:rsidRPr="00F45960">
        <w:t xml:space="preserve"> bagazh t</w:t>
      </w:r>
      <w:r w:rsidR="00501283" w:rsidRPr="00F45960">
        <w:t>ë</w:t>
      </w:r>
      <w:r w:rsidR="00DC45F8" w:rsidRPr="00F45960">
        <w:t xml:space="preserve"> madh</w:t>
      </w:r>
      <w:r w:rsidR="0088521A" w:rsidRPr="00F45960">
        <w:t xml:space="preserve"> të librarive</w:t>
      </w:r>
      <w:r w:rsidR="00DC45F8" w:rsidRPr="00F45960">
        <w:t>. Nd</w:t>
      </w:r>
      <w:r w:rsidR="00501283" w:rsidRPr="00F45960">
        <w:t>ë</w:t>
      </w:r>
      <w:r w:rsidR="00DC45F8" w:rsidRPr="00F45960">
        <w:t>r librarit</w:t>
      </w:r>
      <w:r w:rsidR="00501283" w:rsidRPr="00F45960">
        <w:t>ë</w:t>
      </w:r>
      <w:r w:rsidR="00DC45F8" w:rsidRPr="00F45960">
        <w:t xml:space="preserve"> m</w:t>
      </w:r>
      <w:r w:rsidR="00501283" w:rsidRPr="00F45960">
        <w:t>ë</w:t>
      </w:r>
      <w:r w:rsidR="00DC45F8" w:rsidRPr="00F45960">
        <w:t xml:space="preserve"> t</w:t>
      </w:r>
      <w:r w:rsidR="00501283" w:rsidRPr="00F45960">
        <w:t>ë</w:t>
      </w:r>
      <w:r w:rsidR="00DC45F8" w:rsidRPr="00F45960">
        <w:t xml:space="preserve"> njohura si p</w:t>
      </w:r>
      <w:r w:rsidR="00501283" w:rsidRPr="00F45960">
        <w:t>ë</w:t>
      </w:r>
      <w:r w:rsidR="00DC45F8" w:rsidRPr="00F45960">
        <w:t>r procesim t</w:t>
      </w:r>
      <w:r w:rsidR="00501283" w:rsidRPr="00F45960">
        <w:t>ë</w:t>
      </w:r>
      <w:r w:rsidR="00DC45F8" w:rsidRPr="00F45960">
        <w:t xml:space="preserve"> t</w:t>
      </w:r>
      <w:r w:rsidR="00501283" w:rsidRPr="00F45960">
        <w:t>ë</w:t>
      </w:r>
      <w:r w:rsidR="00DC45F8" w:rsidRPr="00F45960">
        <w:t xml:space="preserve"> dh</w:t>
      </w:r>
      <w:r w:rsidR="00501283" w:rsidRPr="00F45960">
        <w:t>ë</w:t>
      </w:r>
      <w:r w:rsidR="00DC45F8" w:rsidRPr="00F45960">
        <w:t>nave, ashtu edhe p</w:t>
      </w:r>
      <w:r w:rsidR="00501283" w:rsidRPr="00F45960">
        <w:t>ë</w:t>
      </w:r>
      <w:r w:rsidR="00DC45F8" w:rsidRPr="00F45960">
        <w:t>r</w:t>
      </w:r>
      <w:r w:rsidR="009C53F6" w:rsidRPr="00F45960">
        <w:t xml:space="preserve"> të mësuar të mençur</w:t>
      </w:r>
      <w:r w:rsidR="00DC45F8" w:rsidRPr="00F45960">
        <w:t xml:space="preserve"> </w:t>
      </w:r>
      <w:r w:rsidR="00501283" w:rsidRPr="00F45960">
        <w:t>ë</w:t>
      </w:r>
      <w:r w:rsidR="00DC45F8" w:rsidRPr="00F45960">
        <w:t>sht</w:t>
      </w:r>
      <w:r w:rsidR="00501283" w:rsidRPr="00F45960">
        <w:t>ë</w:t>
      </w:r>
      <w:r w:rsidR="00DC45F8" w:rsidRPr="00F45960">
        <w:t xml:space="preserve"> Spark. Krahas Spark, </w:t>
      </w:r>
      <w:r w:rsidR="00501283" w:rsidRPr="00F45960">
        <w:t>ë</w:t>
      </w:r>
      <w:r w:rsidR="00DC45F8" w:rsidRPr="00F45960">
        <w:t>sht</w:t>
      </w:r>
      <w:r w:rsidR="00501283" w:rsidRPr="00F45960">
        <w:t>ë</w:t>
      </w:r>
      <w:r w:rsidR="00DC45F8" w:rsidRPr="00F45960">
        <w:t xml:space="preserve"> p</w:t>
      </w:r>
      <w:r w:rsidR="00501283" w:rsidRPr="00F45960">
        <w:t>ë</w:t>
      </w:r>
      <w:r w:rsidR="00DC45F8" w:rsidRPr="00F45960">
        <w:t xml:space="preserve">rdorur edhe </w:t>
      </w:r>
      <w:r w:rsidR="00DC45F8" w:rsidRPr="00F45960">
        <w:rPr>
          <w:i/>
          <w:iCs/>
        </w:rPr>
        <w:t>Play</w:t>
      </w:r>
      <w:r w:rsidR="00DC45F8" w:rsidRPr="00F45960">
        <w:t>, q</w:t>
      </w:r>
      <w:r w:rsidR="00501283" w:rsidRPr="00F45960">
        <w:t>ë</w:t>
      </w:r>
      <w:r w:rsidR="00DC45F8" w:rsidRPr="00F45960">
        <w:t xml:space="preserve"> paraqet nj</w:t>
      </w:r>
      <w:r w:rsidR="00501283" w:rsidRPr="00F45960">
        <w:t>ë</w:t>
      </w:r>
      <w:r w:rsidR="009C53F6" w:rsidRPr="00F45960">
        <w:t xml:space="preserve"> skelet</w:t>
      </w:r>
      <w:r w:rsidR="00DC45F8" w:rsidRPr="00F45960">
        <w:rPr>
          <w:i/>
          <w:iCs/>
        </w:rPr>
        <w:t xml:space="preserve"> </w:t>
      </w:r>
      <w:r w:rsidR="00DC45F8" w:rsidRPr="00F45960">
        <w:t>me an</w:t>
      </w:r>
      <w:r w:rsidR="00501283" w:rsidRPr="00F45960">
        <w:t>ë</w:t>
      </w:r>
      <w:r w:rsidR="00DC45F8" w:rsidRPr="00F45960">
        <w:t xml:space="preserve"> t</w:t>
      </w:r>
      <w:r w:rsidR="00501283" w:rsidRPr="00F45960">
        <w:t>ë</w:t>
      </w:r>
      <w:r w:rsidR="00DC45F8" w:rsidRPr="00F45960">
        <w:t xml:space="preserve"> s</w:t>
      </w:r>
      <w:r w:rsidR="00501283" w:rsidRPr="00F45960">
        <w:t>ë</w:t>
      </w:r>
      <w:r w:rsidR="00DC45F8" w:rsidRPr="00F45960">
        <w:t xml:space="preserve"> cilit ofrohet arkitektura </w:t>
      </w:r>
      <w:r w:rsidR="00673DBE" w:rsidRPr="00F45960">
        <w:t>MVC (model, pamje, kontroller, ang</w:t>
      </w:r>
      <w:r w:rsidR="00673DBE" w:rsidRPr="00F45960">
        <w:rPr>
          <w:i/>
          <w:iCs/>
        </w:rPr>
        <w:t>. model, view, controller)</w:t>
      </w:r>
      <w:r w:rsidR="00673DBE" w:rsidRPr="00F45960">
        <w:t xml:space="preserve"> e ndërtuar mbi </w:t>
      </w:r>
      <w:r w:rsidR="00673DBE" w:rsidRPr="00F45960">
        <w:rPr>
          <w:i/>
          <w:iCs/>
        </w:rPr>
        <w:t>Akka.</w:t>
      </w:r>
      <w:r w:rsidR="00673DBE" w:rsidRPr="00F45960">
        <w:t xml:space="preserve"> </w:t>
      </w:r>
    </w:p>
    <w:p w14:paraId="5CA71DB3" w14:textId="774EDB6E" w:rsidR="00DC45F8" w:rsidRPr="00F45960" w:rsidRDefault="00DC45F8" w:rsidP="00E90B58">
      <w:pPr>
        <w:ind w:left="360" w:right="360"/>
      </w:pPr>
      <w:r w:rsidRPr="00F45960">
        <w:t>Nd</w:t>
      </w:r>
      <w:r w:rsidR="00501283" w:rsidRPr="00F45960">
        <w:t>ë</w:t>
      </w:r>
      <w:r w:rsidRPr="00F45960">
        <w:t>rsa pjesa e dukshme e aplikacionit</w:t>
      </w:r>
      <w:r w:rsidR="006A7C6C" w:rsidRPr="00F45960">
        <w:t>, pra</w:t>
      </w:r>
      <w:r w:rsidR="006A7C6C" w:rsidRPr="00F45960">
        <w:rPr>
          <w:i/>
          <w:iCs/>
        </w:rPr>
        <w:t xml:space="preserve"> </w:t>
      </w:r>
      <w:r w:rsidR="006A7C6C" w:rsidRPr="00F45960">
        <w:t xml:space="preserve">pjesa </w:t>
      </w:r>
      <w:r w:rsidR="006A7C6C" w:rsidRPr="00F45960">
        <w:rPr>
          <w:i/>
          <w:iCs/>
        </w:rPr>
        <w:t>frontend</w:t>
      </w:r>
      <w:r w:rsidRPr="00F45960">
        <w:t xml:space="preserve"> </w:t>
      </w:r>
      <w:r w:rsidR="00501283" w:rsidRPr="00F45960">
        <w:t>ë</w:t>
      </w:r>
      <w:r w:rsidRPr="00F45960">
        <w:t>sht</w:t>
      </w:r>
      <w:r w:rsidR="00501283" w:rsidRPr="00F45960">
        <w:t>ë</w:t>
      </w:r>
      <w:r w:rsidRPr="00F45960">
        <w:t xml:space="preserve"> nd</w:t>
      </w:r>
      <w:r w:rsidR="00501283" w:rsidRPr="00F45960">
        <w:t>ë</w:t>
      </w:r>
      <w:r w:rsidRPr="00F45960">
        <w:t>rtuar me an</w:t>
      </w:r>
      <w:r w:rsidR="00501283" w:rsidRPr="00F45960">
        <w:t>ë</w:t>
      </w:r>
      <w:r w:rsidRPr="00F45960">
        <w:t xml:space="preserve"> t</w:t>
      </w:r>
      <w:r w:rsidR="00501283" w:rsidRPr="00F45960">
        <w:t>ë</w:t>
      </w:r>
      <w:r w:rsidRPr="00F45960">
        <w:t xml:space="preserve"> Flutter. Flutter </w:t>
      </w:r>
      <w:r w:rsidR="00501283" w:rsidRPr="00F45960">
        <w:t>ë</w:t>
      </w:r>
      <w:r w:rsidRPr="00F45960">
        <w:t>sht</w:t>
      </w:r>
      <w:r w:rsidR="00501283" w:rsidRPr="00F45960">
        <w:t>ë</w:t>
      </w:r>
      <w:r w:rsidRPr="00F45960">
        <w:t xml:space="preserve"> nj</w:t>
      </w:r>
      <w:r w:rsidR="00501283" w:rsidRPr="00F45960">
        <w:t>ë</w:t>
      </w:r>
      <w:r w:rsidRPr="00F45960">
        <w:t xml:space="preserve"> veg</w:t>
      </w:r>
      <w:r w:rsidR="00501283" w:rsidRPr="00F45960">
        <w:t>ë</w:t>
      </w:r>
      <w:r w:rsidRPr="00F45960">
        <w:t>l e nd</w:t>
      </w:r>
      <w:r w:rsidR="00501283" w:rsidRPr="00F45960">
        <w:t>ë</w:t>
      </w:r>
      <w:r w:rsidRPr="00F45960">
        <w:t xml:space="preserve">rtuar nga </w:t>
      </w:r>
      <w:r w:rsidRPr="00F45960">
        <w:rPr>
          <w:i/>
          <w:iCs/>
        </w:rPr>
        <w:t>Google</w:t>
      </w:r>
      <w:r w:rsidRPr="00F45960">
        <w:t xml:space="preserve"> p</w:t>
      </w:r>
      <w:r w:rsidR="00501283" w:rsidRPr="00F45960">
        <w:t>ë</w:t>
      </w:r>
      <w:r w:rsidRPr="00F45960">
        <w:t>r nd</w:t>
      </w:r>
      <w:r w:rsidR="00501283" w:rsidRPr="00F45960">
        <w:t>ë</w:t>
      </w:r>
      <w:r w:rsidRPr="00F45960">
        <w:t>rtimin t</w:t>
      </w:r>
      <w:r w:rsidR="00501283" w:rsidRPr="00F45960">
        <w:t>ë</w:t>
      </w:r>
      <w:r w:rsidRPr="00F45960">
        <w:t xml:space="preserve"> aplikacioneve </w:t>
      </w:r>
      <w:r w:rsidR="006A7C6C" w:rsidRPr="00F45960">
        <w:t xml:space="preserve">autokton (ang. </w:t>
      </w:r>
      <w:r w:rsidR="006A7C6C" w:rsidRPr="00F45960">
        <w:rPr>
          <w:i/>
          <w:iCs/>
        </w:rPr>
        <w:t>native</w:t>
      </w:r>
      <w:r w:rsidR="006A7C6C" w:rsidRPr="00F45960">
        <w:t>)</w:t>
      </w:r>
      <w:r w:rsidRPr="00F45960">
        <w:rPr>
          <w:i/>
          <w:iCs/>
        </w:rPr>
        <w:t xml:space="preserve"> </w:t>
      </w:r>
      <w:r w:rsidRPr="00F45960">
        <w:t>p</w:t>
      </w:r>
      <w:r w:rsidR="00501283" w:rsidRPr="00F45960">
        <w:t>ë</w:t>
      </w:r>
      <w:r w:rsidRPr="00F45960">
        <w:t>r telefona t</w:t>
      </w:r>
      <w:r w:rsidR="00501283" w:rsidRPr="00F45960">
        <w:t>ë</w:t>
      </w:r>
      <w:r w:rsidRPr="00F45960">
        <w:t xml:space="preserve"> mençur,</w:t>
      </w:r>
      <w:r w:rsidR="006A7C6C" w:rsidRPr="00F45960">
        <w:t xml:space="preserve"> ekran</w:t>
      </w:r>
      <w:r w:rsidRPr="00F45960">
        <w:t xml:space="preserve"> apo </w:t>
      </w:r>
      <w:r w:rsidR="006A7C6C" w:rsidRPr="00F45960">
        <w:t>shfletues</w:t>
      </w:r>
      <w:r w:rsidRPr="00F45960">
        <w:t>. Lejon nj</w:t>
      </w:r>
      <w:r w:rsidR="00501283" w:rsidRPr="00F45960">
        <w:t>ë</w:t>
      </w:r>
      <w:r w:rsidRPr="00F45960">
        <w:t xml:space="preserve"> zhvillim t</w:t>
      </w:r>
      <w:r w:rsidR="00501283" w:rsidRPr="00F45960">
        <w:t>ë</w:t>
      </w:r>
      <w:r w:rsidRPr="00F45960">
        <w:t xml:space="preserve"> nd</w:t>
      </w:r>
      <w:r w:rsidR="00501283" w:rsidRPr="00F45960">
        <w:t>ë</w:t>
      </w:r>
      <w:r w:rsidRPr="00F45960">
        <w:t>rfaqes</w:t>
      </w:r>
      <w:r w:rsidRPr="00F45960">
        <w:rPr>
          <w:i/>
          <w:iCs/>
        </w:rPr>
        <w:t xml:space="preserve"> </w:t>
      </w:r>
      <w:r w:rsidR="00073A0A" w:rsidRPr="00F45960">
        <w:t xml:space="preserve">(ang. </w:t>
      </w:r>
      <w:r w:rsidR="00073A0A" w:rsidRPr="00F45960">
        <w:rPr>
          <w:i/>
          <w:iCs/>
        </w:rPr>
        <w:t xml:space="preserve">interface) </w:t>
      </w:r>
      <w:r w:rsidRPr="00F45960">
        <w:t>n</w:t>
      </w:r>
      <w:r w:rsidR="00501283" w:rsidRPr="00F45960">
        <w:t>ë</w:t>
      </w:r>
      <w:r w:rsidRPr="00F45960">
        <w:t xml:space="preserve"> m</w:t>
      </w:r>
      <w:r w:rsidR="00501283" w:rsidRPr="00F45960">
        <w:t>ë</w:t>
      </w:r>
      <w:r w:rsidRPr="00F45960">
        <w:t>nyr</w:t>
      </w:r>
      <w:r w:rsidR="00501283" w:rsidRPr="00F45960">
        <w:t>ë</w:t>
      </w:r>
      <w:r w:rsidRPr="00F45960">
        <w:t xml:space="preserve"> t</w:t>
      </w:r>
      <w:r w:rsidR="00501283" w:rsidRPr="00F45960">
        <w:t>ë</w:t>
      </w:r>
      <w:r w:rsidRPr="00F45960">
        <w:t xml:space="preserve"> shpejt</w:t>
      </w:r>
      <w:r w:rsidR="00501283" w:rsidRPr="00F45960">
        <w:t>ë</w:t>
      </w:r>
      <w:r w:rsidRPr="00F45960">
        <w:t>, shpreh</w:t>
      </w:r>
      <w:r w:rsidR="00501283" w:rsidRPr="00F45960">
        <w:t>ë</w:t>
      </w:r>
      <w:r w:rsidRPr="00F45960">
        <w:t>se dhe</w:t>
      </w:r>
      <w:r w:rsidR="00073A0A" w:rsidRPr="00F45960">
        <w:t xml:space="preserve"> elastike</w:t>
      </w:r>
      <w:r w:rsidRPr="00F45960">
        <w:t xml:space="preserve">. Si ambient punues ka </w:t>
      </w:r>
      <w:r w:rsidRPr="00F45960">
        <w:rPr>
          <w:i/>
          <w:iCs/>
        </w:rPr>
        <w:t>Dart</w:t>
      </w:r>
      <w:r w:rsidRPr="00F45960">
        <w:t>.</w:t>
      </w:r>
    </w:p>
    <w:p w14:paraId="10E26B9F" w14:textId="2AC33C10" w:rsidR="00E90B58" w:rsidRPr="00F45960" w:rsidRDefault="00312621" w:rsidP="00A51106">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F45960">
        <w:t xml:space="preserve"> për të kryer veprimet përkatëse me të dhëna.</w:t>
      </w:r>
      <w:r w:rsidR="00DC45F8" w:rsidRPr="00F45960">
        <w:t xml:space="preserve"> </w:t>
      </w:r>
    </w:p>
    <w:p w14:paraId="0BC5DD4E" w14:textId="329B7A08" w:rsidR="00C55657" w:rsidRPr="00F45960" w:rsidRDefault="00C55657" w:rsidP="00C55657"/>
    <w:p w14:paraId="11A54CC4" w14:textId="0D7EB61A" w:rsidR="00A85B63" w:rsidRPr="00F45960" w:rsidRDefault="00A85B63" w:rsidP="00C55657"/>
    <w:p w14:paraId="511CAE14" w14:textId="544F1CAA" w:rsidR="00A85B63" w:rsidRPr="00F45960" w:rsidRDefault="00A85B63" w:rsidP="00C55657"/>
    <w:p w14:paraId="7A0B9912" w14:textId="29FC3649" w:rsidR="00A85B63" w:rsidRPr="00F45960" w:rsidRDefault="00A85B63" w:rsidP="00C55657"/>
    <w:p w14:paraId="25D8E6DA" w14:textId="30FD5AAB" w:rsidR="00A85B63" w:rsidRPr="00F45960" w:rsidRDefault="00A85B63" w:rsidP="00C55657"/>
    <w:p w14:paraId="028C2F09" w14:textId="77777777" w:rsidR="000F6D6F" w:rsidRPr="00F45960" w:rsidRDefault="000F6D6F" w:rsidP="00C55657"/>
    <w:p w14:paraId="0B3391DD" w14:textId="334E6736" w:rsidR="00A85B63" w:rsidRPr="00F45960" w:rsidRDefault="00A85B63" w:rsidP="00C55657"/>
    <w:p w14:paraId="61DA42C1" w14:textId="0D3FD28A" w:rsidR="00501283" w:rsidRPr="00F45960" w:rsidRDefault="00501283" w:rsidP="00C55657"/>
    <w:p w14:paraId="647CA53D" w14:textId="2EDE5330" w:rsidR="00501283" w:rsidRPr="00F45960" w:rsidRDefault="00501283" w:rsidP="00C55657"/>
    <w:p w14:paraId="039FC6AF" w14:textId="1D8B2F38" w:rsidR="00C64625" w:rsidRDefault="00C64625" w:rsidP="00C55657"/>
    <w:p w14:paraId="7F9F3DB3" w14:textId="17E1F941" w:rsidR="00272802" w:rsidRDefault="00C3132A" w:rsidP="00272802">
      <w:pPr>
        <w:pStyle w:val="Title"/>
        <w:jc w:val="left"/>
      </w:pPr>
      <w:r>
        <w:t>Lista e figurave</w:t>
      </w:r>
    </w:p>
    <w:p w14:paraId="5323F081" w14:textId="77777777" w:rsidR="00C3132A" w:rsidRPr="00C3132A" w:rsidRDefault="00C3132A" w:rsidP="00C3132A"/>
    <w:p w14:paraId="77CC939F" w14:textId="766C7BA3" w:rsidR="00BA4815" w:rsidRDefault="00C3132A">
      <w:pPr>
        <w:pStyle w:val="TableofFigures"/>
        <w:tabs>
          <w:tab w:val="right" w:leader="dot" w:pos="9350"/>
        </w:tabs>
        <w:rPr>
          <w:rFonts w:asciiTheme="minorHAnsi" w:eastAsiaTheme="minorEastAsia" w:hAnsiTheme="minorHAnsi"/>
          <w:noProof/>
          <w:lang w:val="en-US"/>
        </w:rPr>
      </w:pPr>
      <w:r>
        <w:fldChar w:fldCharType="begin"/>
      </w:r>
      <w:r>
        <w:instrText xml:space="preserve"> TOC \h \z \c "Figura" </w:instrText>
      </w:r>
      <w:r>
        <w:fldChar w:fldCharType="separate"/>
      </w:r>
      <w:hyperlink w:anchor="_Toc23845906" w:history="1">
        <w:r w:rsidR="00BA4815" w:rsidRPr="00F5104B">
          <w:rPr>
            <w:rStyle w:val="Hyperlink"/>
            <w:noProof/>
          </w:rPr>
          <w:t>Figura 1: Algoritmi i një loje tic-tac-toe</w:t>
        </w:r>
        <w:r w:rsidR="00BA4815">
          <w:rPr>
            <w:noProof/>
            <w:webHidden/>
          </w:rPr>
          <w:tab/>
        </w:r>
        <w:r w:rsidR="00BA4815">
          <w:rPr>
            <w:noProof/>
            <w:webHidden/>
          </w:rPr>
          <w:fldChar w:fldCharType="begin"/>
        </w:r>
        <w:r w:rsidR="00BA4815">
          <w:rPr>
            <w:noProof/>
            <w:webHidden/>
          </w:rPr>
          <w:instrText xml:space="preserve"> PAGEREF _Toc23845906 \h </w:instrText>
        </w:r>
        <w:r w:rsidR="00BA4815">
          <w:rPr>
            <w:noProof/>
            <w:webHidden/>
          </w:rPr>
        </w:r>
        <w:r w:rsidR="00BA4815">
          <w:rPr>
            <w:noProof/>
            <w:webHidden/>
          </w:rPr>
          <w:fldChar w:fldCharType="separate"/>
        </w:r>
        <w:r w:rsidR="00BA4815">
          <w:rPr>
            <w:noProof/>
            <w:webHidden/>
          </w:rPr>
          <w:t>7</w:t>
        </w:r>
        <w:r w:rsidR="00BA4815">
          <w:rPr>
            <w:noProof/>
            <w:webHidden/>
          </w:rPr>
          <w:fldChar w:fldCharType="end"/>
        </w:r>
      </w:hyperlink>
    </w:p>
    <w:p w14:paraId="7E48289A" w14:textId="5D107A9D" w:rsidR="00BA4815" w:rsidRDefault="003E5AC6">
      <w:pPr>
        <w:pStyle w:val="TableofFigures"/>
        <w:tabs>
          <w:tab w:val="right" w:leader="dot" w:pos="9350"/>
        </w:tabs>
        <w:rPr>
          <w:rFonts w:asciiTheme="minorHAnsi" w:eastAsiaTheme="minorEastAsia" w:hAnsiTheme="minorHAnsi"/>
          <w:noProof/>
          <w:lang w:val="en-US"/>
        </w:rPr>
      </w:pPr>
      <w:hyperlink w:anchor="_Toc23845907" w:history="1">
        <w:r w:rsidR="00BA4815" w:rsidRPr="00F5104B">
          <w:rPr>
            <w:rStyle w:val="Hyperlink"/>
            <w:noProof/>
          </w:rPr>
          <w:t>Figura 2: Përshkrim i të mësuarit me mbikëqyrje</w:t>
        </w:r>
        <w:r w:rsidR="00BA4815">
          <w:rPr>
            <w:noProof/>
            <w:webHidden/>
          </w:rPr>
          <w:tab/>
        </w:r>
        <w:r w:rsidR="00BA4815">
          <w:rPr>
            <w:noProof/>
            <w:webHidden/>
          </w:rPr>
          <w:fldChar w:fldCharType="begin"/>
        </w:r>
        <w:r w:rsidR="00BA4815">
          <w:rPr>
            <w:noProof/>
            <w:webHidden/>
          </w:rPr>
          <w:instrText xml:space="preserve"> PAGEREF _Toc23845907 \h </w:instrText>
        </w:r>
        <w:r w:rsidR="00BA4815">
          <w:rPr>
            <w:noProof/>
            <w:webHidden/>
          </w:rPr>
        </w:r>
        <w:r w:rsidR="00BA4815">
          <w:rPr>
            <w:noProof/>
            <w:webHidden/>
          </w:rPr>
          <w:fldChar w:fldCharType="separate"/>
        </w:r>
        <w:r w:rsidR="00BA4815">
          <w:rPr>
            <w:noProof/>
            <w:webHidden/>
          </w:rPr>
          <w:t>9</w:t>
        </w:r>
        <w:r w:rsidR="00BA4815">
          <w:rPr>
            <w:noProof/>
            <w:webHidden/>
          </w:rPr>
          <w:fldChar w:fldCharType="end"/>
        </w:r>
      </w:hyperlink>
    </w:p>
    <w:p w14:paraId="314AA73D" w14:textId="7AD6FA2E" w:rsidR="00BA4815" w:rsidRDefault="003E5AC6">
      <w:pPr>
        <w:pStyle w:val="TableofFigures"/>
        <w:tabs>
          <w:tab w:val="right" w:leader="dot" w:pos="9350"/>
        </w:tabs>
        <w:rPr>
          <w:rFonts w:asciiTheme="minorHAnsi" w:eastAsiaTheme="minorEastAsia" w:hAnsiTheme="minorHAnsi"/>
          <w:noProof/>
          <w:lang w:val="en-US"/>
        </w:rPr>
      </w:pPr>
      <w:hyperlink w:anchor="_Toc23845908" w:history="1">
        <w:r w:rsidR="00BA4815" w:rsidRPr="00F5104B">
          <w:rPr>
            <w:rStyle w:val="Hyperlink"/>
            <w:noProof/>
          </w:rPr>
          <w:t>Figura 3: Shembull i një Decision Tree</w:t>
        </w:r>
        <w:r w:rsidR="00BA4815">
          <w:rPr>
            <w:noProof/>
            <w:webHidden/>
          </w:rPr>
          <w:tab/>
        </w:r>
        <w:r w:rsidR="00BA4815">
          <w:rPr>
            <w:noProof/>
            <w:webHidden/>
          </w:rPr>
          <w:fldChar w:fldCharType="begin"/>
        </w:r>
        <w:r w:rsidR="00BA4815">
          <w:rPr>
            <w:noProof/>
            <w:webHidden/>
          </w:rPr>
          <w:instrText xml:space="preserve"> PAGEREF _Toc23845908 \h </w:instrText>
        </w:r>
        <w:r w:rsidR="00BA4815">
          <w:rPr>
            <w:noProof/>
            <w:webHidden/>
          </w:rPr>
        </w:r>
        <w:r w:rsidR="00BA4815">
          <w:rPr>
            <w:noProof/>
            <w:webHidden/>
          </w:rPr>
          <w:fldChar w:fldCharType="separate"/>
        </w:r>
        <w:r w:rsidR="00BA4815">
          <w:rPr>
            <w:noProof/>
            <w:webHidden/>
          </w:rPr>
          <w:t>10</w:t>
        </w:r>
        <w:r w:rsidR="00BA4815">
          <w:rPr>
            <w:noProof/>
            <w:webHidden/>
          </w:rPr>
          <w:fldChar w:fldCharType="end"/>
        </w:r>
      </w:hyperlink>
    </w:p>
    <w:p w14:paraId="17FE9C6A" w14:textId="3B4182D1" w:rsidR="00BA4815" w:rsidRDefault="003E5AC6">
      <w:pPr>
        <w:pStyle w:val="TableofFigures"/>
        <w:tabs>
          <w:tab w:val="right" w:leader="dot" w:pos="9350"/>
        </w:tabs>
        <w:rPr>
          <w:rFonts w:asciiTheme="minorHAnsi" w:eastAsiaTheme="minorEastAsia" w:hAnsiTheme="minorHAnsi"/>
          <w:noProof/>
          <w:lang w:val="en-US"/>
        </w:rPr>
      </w:pPr>
      <w:hyperlink w:anchor="_Toc23845909" w:history="1">
        <w:r w:rsidR="00BA4815" w:rsidRPr="00F5104B">
          <w:rPr>
            <w:rStyle w:val="Hyperlink"/>
            <w:noProof/>
          </w:rPr>
          <w:t>Figura 4: Shembull i Naive Bayes</w:t>
        </w:r>
        <w:r w:rsidR="00BA4815">
          <w:rPr>
            <w:noProof/>
            <w:webHidden/>
          </w:rPr>
          <w:tab/>
        </w:r>
        <w:r w:rsidR="00BA4815">
          <w:rPr>
            <w:noProof/>
            <w:webHidden/>
          </w:rPr>
          <w:fldChar w:fldCharType="begin"/>
        </w:r>
        <w:r w:rsidR="00BA4815">
          <w:rPr>
            <w:noProof/>
            <w:webHidden/>
          </w:rPr>
          <w:instrText xml:space="preserve"> PAGEREF _Toc23845909 \h </w:instrText>
        </w:r>
        <w:r w:rsidR="00BA4815">
          <w:rPr>
            <w:noProof/>
            <w:webHidden/>
          </w:rPr>
        </w:r>
        <w:r w:rsidR="00BA4815">
          <w:rPr>
            <w:noProof/>
            <w:webHidden/>
          </w:rPr>
          <w:fldChar w:fldCharType="separate"/>
        </w:r>
        <w:r w:rsidR="00BA4815">
          <w:rPr>
            <w:noProof/>
            <w:webHidden/>
          </w:rPr>
          <w:t>11</w:t>
        </w:r>
        <w:r w:rsidR="00BA4815">
          <w:rPr>
            <w:noProof/>
            <w:webHidden/>
          </w:rPr>
          <w:fldChar w:fldCharType="end"/>
        </w:r>
      </w:hyperlink>
    </w:p>
    <w:p w14:paraId="1DC34C67" w14:textId="69EA280E" w:rsidR="00BA4815" w:rsidRDefault="003E5AC6">
      <w:pPr>
        <w:pStyle w:val="TableofFigures"/>
        <w:tabs>
          <w:tab w:val="right" w:leader="dot" w:pos="9350"/>
        </w:tabs>
        <w:rPr>
          <w:rFonts w:asciiTheme="minorHAnsi" w:eastAsiaTheme="minorEastAsia" w:hAnsiTheme="minorHAnsi"/>
          <w:noProof/>
          <w:lang w:val="en-US"/>
        </w:rPr>
      </w:pPr>
      <w:hyperlink w:anchor="_Toc23845910" w:history="1">
        <w:r w:rsidR="00BA4815" w:rsidRPr="00F5104B">
          <w:rPr>
            <w:rStyle w:val="Hyperlink"/>
            <w:noProof/>
          </w:rPr>
          <w:t>Figura 5: Shembull i Random Forest Classifier</w:t>
        </w:r>
        <w:r w:rsidR="00BA4815">
          <w:rPr>
            <w:noProof/>
            <w:webHidden/>
          </w:rPr>
          <w:tab/>
        </w:r>
        <w:r w:rsidR="00BA4815">
          <w:rPr>
            <w:noProof/>
            <w:webHidden/>
          </w:rPr>
          <w:fldChar w:fldCharType="begin"/>
        </w:r>
        <w:r w:rsidR="00BA4815">
          <w:rPr>
            <w:noProof/>
            <w:webHidden/>
          </w:rPr>
          <w:instrText xml:space="preserve"> PAGEREF _Toc23845910 \h </w:instrText>
        </w:r>
        <w:r w:rsidR="00BA4815">
          <w:rPr>
            <w:noProof/>
            <w:webHidden/>
          </w:rPr>
        </w:r>
        <w:r w:rsidR="00BA4815">
          <w:rPr>
            <w:noProof/>
            <w:webHidden/>
          </w:rPr>
          <w:fldChar w:fldCharType="separate"/>
        </w:r>
        <w:r w:rsidR="00BA4815">
          <w:rPr>
            <w:noProof/>
            <w:webHidden/>
          </w:rPr>
          <w:t>11</w:t>
        </w:r>
        <w:r w:rsidR="00BA4815">
          <w:rPr>
            <w:noProof/>
            <w:webHidden/>
          </w:rPr>
          <w:fldChar w:fldCharType="end"/>
        </w:r>
      </w:hyperlink>
    </w:p>
    <w:p w14:paraId="6856C03E" w14:textId="7FFF6F5E" w:rsidR="00BA4815" w:rsidRDefault="003E5AC6">
      <w:pPr>
        <w:pStyle w:val="TableofFigures"/>
        <w:tabs>
          <w:tab w:val="right" w:leader="dot" w:pos="9350"/>
        </w:tabs>
        <w:rPr>
          <w:rFonts w:asciiTheme="minorHAnsi" w:eastAsiaTheme="minorEastAsia" w:hAnsiTheme="minorHAnsi"/>
          <w:noProof/>
          <w:lang w:val="en-US"/>
        </w:rPr>
      </w:pPr>
      <w:hyperlink w:anchor="_Toc23845911" w:history="1">
        <w:r w:rsidR="00BA4815" w:rsidRPr="00F5104B">
          <w:rPr>
            <w:rStyle w:val="Hyperlink"/>
            <w:noProof/>
          </w:rPr>
          <w:t>Figura 6: Shembull i Support Vector Machine</w:t>
        </w:r>
        <w:r w:rsidR="00BA4815">
          <w:rPr>
            <w:noProof/>
            <w:webHidden/>
          </w:rPr>
          <w:tab/>
        </w:r>
        <w:r w:rsidR="00BA4815">
          <w:rPr>
            <w:noProof/>
            <w:webHidden/>
          </w:rPr>
          <w:fldChar w:fldCharType="begin"/>
        </w:r>
        <w:r w:rsidR="00BA4815">
          <w:rPr>
            <w:noProof/>
            <w:webHidden/>
          </w:rPr>
          <w:instrText xml:space="preserve"> PAGEREF _Toc23845911 \h </w:instrText>
        </w:r>
        <w:r w:rsidR="00BA4815">
          <w:rPr>
            <w:noProof/>
            <w:webHidden/>
          </w:rPr>
        </w:r>
        <w:r w:rsidR="00BA4815">
          <w:rPr>
            <w:noProof/>
            <w:webHidden/>
          </w:rPr>
          <w:fldChar w:fldCharType="separate"/>
        </w:r>
        <w:r w:rsidR="00BA4815">
          <w:rPr>
            <w:noProof/>
            <w:webHidden/>
          </w:rPr>
          <w:t>13</w:t>
        </w:r>
        <w:r w:rsidR="00BA4815">
          <w:rPr>
            <w:noProof/>
            <w:webHidden/>
          </w:rPr>
          <w:fldChar w:fldCharType="end"/>
        </w:r>
      </w:hyperlink>
    </w:p>
    <w:p w14:paraId="6319E689" w14:textId="33F65376" w:rsidR="00BA4815" w:rsidRDefault="003E5AC6">
      <w:pPr>
        <w:pStyle w:val="TableofFigures"/>
        <w:tabs>
          <w:tab w:val="right" w:leader="dot" w:pos="9350"/>
        </w:tabs>
        <w:rPr>
          <w:rFonts w:asciiTheme="minorHAnsi" w:eastAsiaTheme="minorEastAsia" w:hAnsiTheme="minorHAnsi"/>
          <w:noProof/>
          <w:lang w:val="en-US"/>
        </w:rPr>
      </w:pPr>
      <w:hyperlink w:anchor="_Toc23845912" w:history="1">
        <w:r w:rsidR="00BA4815" w:rsidRPr="00F5104B">
          <w:rPr>
            <w:rStyle w:val="Hyperlink"/>
            <w:noProof/>
          </w:rPr>
          <w:t>Figura 7: Roli i lojtarëve të një ekipi</w:t>
        </w:r>
        <w:r w:rsidR="00BA4815">
          <w:rPr>
            <w:noProof/>
            <w:webHidden/>
          </w:rPr>
          <w:tab/>
        </w:r>
        <w:r w:rsidR="00BA4815">
          <w:rPr>
            <w:noProof/>
            <w:webHidden/>
          </w:rPr>
          <w:fldChar w:fldCharType="begin"/>
        </w:r>
        <w:r w:rsidR="00BA4815">
          <w:rPr>
            <w:noProof/>
            <w:webHidden/>
          </w:rPr>
          <w:instrText xml:space="preserve"> PAGEREF _Toc23845912 \h </w:instrText>
        </w:r>
        <w:r w:rsidR="00BA4815">
          <w:rPr>
            <w:noProof/>
            <w:webHidden/>
          </w:rPr>
        </w:r>
        <w:r w:rsidR="00BA4815">
          <w:rPr>
            <w:noProof/>
            <w:webHidden/>
          </w:rPr>
          <w:fldChar w:fldCharType="separate"/>
        </w:r>
        <w:r w:rsidR="00BA4815">
          <w:rPr>
            <w:noProof/>
            <w:webHidden/>
          </w:rPr>
          <w:t>15</w:t>
        </w:r>
        <w:r w:rsidR="00BA4815">
          <w:rPr>
            <w:noProof/>
            <w:webHidden/>
          </w:rPr>
          <w:fldChar w:fldCharType="end"/>
        </w:r>
      </w:hyperlink>
    </w:p>
    <w:p w14:paraId="73ADF1B4" w14:textId="0B6511DC" w:rsidR="00BA4815" w:rsidRDefault="003E5AC6">
      <w:pPr>
        <w:pStyle w:val="TableofFigures"/>
        <w:tabs>
          <w:tab w:val="right" w:leader="dot" w:pos="9350"/>
        </w:tabs>
        <w:rPr>
          <w:rFonts w:asciiTheme="minorHAnsi" w:eastAsiaTheme="minorEastAsia" w:hAnsiTheme="minorHAnsi"/>
          <w:noProof/>
          <w:lang w:val="en-US"/>
        </w:rPr>
      </w:pPr>
      <w:hyperlink w:anchor="_Toc23845913" w:history="1">
        <w:r w:rsidR="00BA4815" w:rsidRPr="00F5104B">
          <w:rPr>
            <w:rStyle w:val="Hyperlink"/>
            <w:noProof/>
          </w:rPr>
          <w:t>Figura 8: Organizimi i ekipit</w:t>
        </w:r>
        <w:r w:rsidR="00BA4815">
          <w:rPr>
            <w:noProof/>
            <w:webHidden/>
          </w:rPr>
          <w:tab/>
        </w:r>
        <w:r w:rsidR="00BA4815">
          <w:rPr>
            <w:noProof/>
            <w:webHidden/>
          </w:rPr>
          <w:fldChar w:fldCharType="begin"/>
        </w:r>
        <w:r w:rsidR="00BA4815">
          <w:rPr>
            <w:noProof/>
            <w:webHidden/>
          </w:rPr>
          <w:instrText xml:space="preserve"> PAGEREF _Toc23845913 \h </w:instrText>
        </w:r>
        <w:r w:rsidR="00BA4815">
          <w:rPr>
            <w:noProof/>
            <w:webHidden/>
          </w:rPr>
        </w:r>
        <w:r w:rsidR="00BA4815">
          <w:rPr>
            <w:noProof/>
            <w:webHidden/>
          </w:rPr>
          <w:fldChar w:fldCharType="separate"/>
        </w:r>
        <w:r w:rsidR="00BA4815">
          <w:rPr>
            <w:noProof/>
            <w:webHidden/>
          </w:rPr>
          <w:t>15</w:t>
        </w:r>
        <w:r w:rsidR="00BA4815">
          <w:rPr>
            <w:noProof/>
            <w:webHidden/>
          </w:rPr>
          <w:fldChar w:fldCharType="end"/>
        </w:r>
      </w:hyperlink>
    </w:p>
    <w:p w14:paraId="731E81B8" w14:textId="6F7878B2" w:rsidR="00BA4815" w:rsidRDefault="003E5AC6">
      <w:pPr>
        <w:pStyle w:val="TableofFigures"/>
        <w:tabs>
          <w:tab w:val="right" w:leader="dot" w:pos="9350"/>
        </w:tabs>
        <w:rPr>
          <w:rFonts w:asciiTheme="minorHAnsi" w:eastAsiaTheme="minorEastAsia" w:hAnsiTheme="minorHAnsi"/>
          <w:noProof/>
          <w:lang w:val="en-US"/>
        </w:rPr>
      </w:pPr>
      <w:hyperlink w:anchor="_Toc23845914" w:history="1">
        <w:r w:rsidR="00BA4815" w:rsidRPr="00F5104B">
          <w:rPr>
            <w:rStyle w:val="Hyperlink"/>
            <w:noProof/>
          </w:rPr>
          <w:t>Figura 9: Çifti çelës - domain name</w:t>
        </w:r>
        <w:r w:rsidR="00BA4815">
          <w:rPr>
            <w:noProof/>
            <w:webHidden/>
          </w:rPr>
          <w:tab/>
        </w:r>
        <w:r w:rsidR="00BA4815">
          <w:rPr>
            <w:noProof/>
            <w:webHidden/>
          </w:rPr>
          <w:fldChar w:fldCharType="begin"/>
        </w:r>
        <w:r w:rsidR="00BA4815">
          <w:rPr>
            <w:noProof/>
            <w:webHidden/>
          </w:rPr>
          <w:instrText xml:space="preserve"> PAGEREF _Toc23845914 \h </w:instrText>
        </w:r>
        <w:r w:rsidR="00BA4815">
          <w:rPr>
            <w:noProof/>
            <w:webHidden/>
          </w:rPr>
        </w:r>
        <w:r w:rsidR="00BA4815">
          <w:rPr>
            <w:noProof/>
            <w:webHidden/>
          </w:rPr>
          <w:fldChar w:fldCharType="separate"/>
        </w:r>
        <w:r w:rsidR="00BA4815">
          <w:rPr>
            <w:noProof/>
            <w:webHidden/>
          </w:rPr>
          <w:t>17</w:t>
        </w:r>
        <w:r w:rsidR="00BA4815">
          <w:rPr>
            <w:noProof/>
            <w:webHidden/>
          </w:rPr>
          <w:fldChar w:fldCharType="end"/>
        </w:r>
      </w:hyperlink>
    </w:p>
    <w:p w14:paraId="74636F72" w14:textId="0817B881" w:rsidR="00BA4815" w:rsidRDefault="003E5AC6">
      <w:pPr>
        <w:pStyle w:val="TableofFigures"/>
        <w:tabs>
          <w:tab w:val="right" w:leader="dot" w:pos="9350"/>
        </w:tabs>
        <w:rPr>
          <w:rFonts w:asciiTheme="minorHAnsi" w:eastAsiaTheme="minorEastAsia" w:hAnsiTheme="minorHAnsi"/>
          <w:noProof/>
          <w:lang w:val="en-US"/>
        </w:rPr>
      </w:pPr>
      <w:hyperlink w:anchor="_Toc23845915" w:history="1">
        <w:r w:rsidR="00BA4815" w:rsidRPr="00F5104B">
          <w:rPr>
            <w:rStyle w:val="Hyperlink"/>
            <w:noProof/>
          </w:rPr>
          <w:t>Figura 10: Lidhja për një lojë të caktuar</w:t>
        </w:r>
        <w:r w:rsidR="00BA4815">
          <w:rPr>
            <w:noProof/>
            <w:webHidden/>
          </w:rPr>
          <w:tab/>
        </w:r>
        <w:r w:rsidR="00BA4815">
          <w:rPr>
            <w:noProof/>
            <w:webHidden/>
          </w:rPr>
          <w:fldChar w:fldCharType="begin"/>
        </w:r>
        <w:r w:rsidR="00BA4815">
          <w:rPr>
            <w:noProof/>
            <w:webHidden/>
          </w:rPr>
          <w:instrText xml:space="preserve"> PAGEREF _Toc23845915 \h </w:instrText>
        </w:r>
        <w:r w:rsidR="00BA4815">
          <w:rPr>
            <w:noProof/>
            <w:webHidden/>
          </w:rPr>
        </w:r>
        <w:r w:rsidR="00BA4815">
          <w:rPr>
            <w:noProof/>
            <w:webHidden/>
          </w:rPr>
          <w:fldChar w:fldCharType="separate"/>
        </w:r>
        <w:r w:rsidR="00BA4815">
          <w:rPr>
            <w:noProof/>
            <w:webHidden/>
          </w:rPr>
          <w:t>17</w:t>
        </w:r>
        <w:r w:rsidR="00BA4815">
          <w:rPr>
            <w:noProof/>
            <w:webHidden/>
          </w:rPr>
          <w:fldChar w:fldCharType="end"/>
        </w:r>
      </w:hyperlink>
    </w:p>
    <w:p w14:paraId="25B74F25" w14:textId="3CD49FDA" w:rsidR="00BA4815" w:rsidRDefault="003E5AC6">
      <w:pPr>
        <w:pStyle w:val="TableofFigures"/>
        <w:tabs>
          <w:tab w:val="right" w:leader="dot" w:pos="9350"/>
        </w:tabs>
        <w:rPr>
          <w:rFonts w:asciiTheme="minorHAnsi" w:eastAsiaTheme="minorEastAsia" w:hAnsiTheme="minorHAnsi"/>
          <w:noProof/>
          <w:lang w:val="en-US"/>
        </w:rPr>
      </w:pPr>
      <w:hyperlink w:anchor="_Toc23845916" w:history="1">
        <w:r w:rsidR="00BA4815" w:rsidRPr="00F5104B">
          <w:rPr>
            <w:rStyle w:val="Hyperlink"/>
            <w:noProof/>
          </w:rPr>
          <w:t>Figura 11: Të dhëna rreth data setit</w:t>
        </w:r>
        <w:r w:rsidR="00BA4815">
          <w:rPr>
            <w:noProof/>
            <w:webHidden/>
          </w:rPr>
          <w:tab/>
        </w:r>
        <w:r w:rsidR="00BA4815">
          <w:rPr>
            <w:noProof/>
            <w:webHidden/>
          </w:rPr>
          <w:fldChar w:fldCharType="begin"/>
        </w:r>
        <w:r w:rsidR="00BA4815">
          <w:rPr>
            <w:noProof/>
            <w:webHidden/>
          </w:rPr>
          <w:instrText xml:space="preserve"> PAGEREF _Toc23845916 \h </w:instrText>
        </w:r>
        <w:r w:rsidR="00BA4815">
          <w:rPr>
            <w:noProof/>
            <w:webHidden/>
          </w:rPr>
        </w:r>
        <w:r w:rsidR="00BA4815">
          <w:rPr>
            <w:noProof/>
            <w:webHidden/>
          </w:rPr>
          <w:fldChar w:fldCharType="separate"/>
        </w:r>
        <w:r w:rsidR="00BA4815">
          <w:rPr>
            <w:noProof/>
            <w:webHidden/>
          </w:rPr>
          <w:t>18</w:t>
        </w:r>
        <w:r w:rsidR="00BA4815">
          <w:rPr>
            <w:noProof/>
            <w:webHidden/>
          </w:rPr>
          <w:fldChar w:fldCharType="end"/>
        </w:r>
      </w:hyperlink>
    </w:p>
    <w:p w14:paraId="0463F31F" w14:textId="05685E96" w:rsidR="00BA4815" w:rsidRDefault="003E5AC6">
      <w:pPr>
        <w:pStyle w:val="TableofFigures"/>
        <w:tabs>
          <w:tab w:val="right" w:leader="dot" w:pos="9350"/>
        </w:tabs>
        <w:rPr>
          <w:rFonts w:asciiTheme="minorHAnsi" w:eastAsiaTheme="minorEastAsia" w:hAnsiTheme="minorHAnsi"/>
          <w:noProof/>
          <w:lang w:val="en-US"/>
        </w:rPr>
      </w:pPr>
      <w:hyperlink w:anchor="_Toc23845917" w:history="1">
        <w:r w:rsidR="00BA4815" w:rsidRPr="00F5104B">
          <w:rPr>
            <w:rStyle w:val="Hyperlink"/>
            <w:noProof/>
          </w:rPr>
          <w:t>Figura 12: Kushtet kur nuk duhet përpunuar të dhënat</w:t>
        </w:r>
        <w:r w:rsidR="00BA4815">
          <w:rPr>
            <w:noProof/>
            <w:webHidden/>
          </w:rPr>
          <w:tab/>
        </w:r>
        <w:r w:rsidR="00BA4815">
          <w:rPr>
            <w:noProof/>
            <w:webHidden/>
          </w:rPr>
          <w:fldChar w:fldCharType="begin"/>
        </w:r>
        <w:r w:rsidR="00BA4815">
          <w:rPr>
            <w:noProof/>
            <w:webHidden/>
          </w:rPr>
          <w:instrText xml:space="preserve"> PAGEREF _Toc23845917 \h </w:instrText>
        </w:r>
        <w:r w:rsidR="00BA4815">
          <w:rPr>
            <w:noProof/>
            <w:webHidden/>
          </w:rPr>
        </w:r>
        <w:r w:rsidR="00BA4815">
          <w:rPr>
            <w:noProof/>
            <w:webHidden/>
          </w:rPr>
          <w:fldChar w:fldCharType="separate"/>
        </w:r>
        <w:r w:rsidR="00BA4815">
          <w:rPr>
            <w:noProof/>
            <w:webHidden/>
          </w:rPr>
          <w:t>19</w:t>
        </w:r>
        <w:r w:rsidR="00BA4815">
          <w:rPr>
            <w:noProof/>
            <w:webHidden/>
          </w:rPr>
          <w:fldChar w:fldCharType="end"/>
        </w:r>
      </w:hyperlink>
    </w:p>
    <w:p w14:paraId="097293FA" w14:textId="4BCE5F71" w:rsidR="00BA4815" w:rsidRDefault="003E5AC6">
      <w:pPr>
        <w:pStyle w:val="TableofFigures"/>
        <w:tabs>
          <w:tab w:val="right" w:leader="dot" w:pos="9350"/>
        </w:tabs>
        <w:rPr>
          <w:rFonts w:asciiTheme="minorHAnsi" w:eastAsiaTheme="minorEastAsia" w:hAnsiTheme="minorHAnsi"/>
          <w:noProof/>
          <w:lang w:val="en-US"/>
        </w:rPr>
      </w:pPr>
      <w:hyperlink w:anchor="_Toc23845918" w:history="1">
        <w:r w:rsidR="00BA4815" w:rsidRPr="00F5104B">
          <w:rPr>
            <w:rStyle w:val="Hyperlink"/>
            <w:noProof/>
          </w:rPr>
          <w:t>Figura 13: Mostra e data setit</w:t>
        </w:r>
        <w:r w:rsidR="00BA4815">
          <w:rPr>
            <w:noProof/>
            <w:webHidden/>
          </w:rPr>
          <w:tab/>
        </w:r>
        <w:r w:rsidR="00BA4815">
          <w:rPr>
            <w:noProof/>
            <w:webHidden/>
          </w:rPr>
          <w:fldChar w:fldCharType="begin"/>
        </w:r>
        <w:r w:rsidR="00BA4815">
          <w:rPr>
            <w:noProof/>
            <w:webHidden/>
          </w:rPr>
          <w:instrText xml:space="preserve"> PAGEREF _Toc23845918 \h </w:instrText>
        </w:r>
        <w:r w:rsidR="00BA4815">
          <w:rPr>
            <w:noProof/>
            <w:webHidden/>
          </w:rPr>
        </w:r>
        <w:r w:rsidR="00BA4815">
          <w:rPr>
            <w:noProof/>
            <w:webHidden/>
          </w:rPr>
          <w:fldChar w:fldCharType="separate"/>
        </w:r>
        <w:r w:rsidR="00BA4815">
          <w:rPr>
            <w:noProof/>
            <w:webHidden/>
          </w:rPr>
          <w:t>20</w:t>
        </w:r>
        <w:r w:rsidR="00BA4815">
          <w:rPr>
            <w:noProof/>
            <w:webHidden/>
          </w:rPr>
          <w:fldChar w:fldCharType="end"/>
        </w:r>
      </w:hyperlink>
    </w:p>
    <w:p w14:paraId="0BA39BA4" w14:textId="574464CC" w:rsidR="00BA4815" w:rsidRDefault="003E5AC6">
      <w:pPr>
        <w:pStyle w:val="TableofFigures"/>
        <w:tabs>
          <w:tab w:val="right" w:leader="dot" w:pos="9350"/>
        </w:tabs>
        <w:rPr>
          <w:rFonts w:asciiTheme="minorHAnsi" w:eastAsiaTheme="minorEastAsia" w:hAnsiTheme="minorHAnsi"/>
          <w:noProof/>
          <w:lang w:val="en-US"/>
        </w:rPr>
      </w:pPr>
      <w:hyperlink w:anchor="_Toc23845919" w:history="1">
        <w:r w:rsidR="00BA4815" w:rsidRPr="00F5104B">
          <w:rPr>
            <w:rStyle w:val="Hyperlink"/>
            <w:noProof/>
          </w:rPr>
          <w:t>Figura 14: Kolonat me tipet përkatëse</w:t>
        </w:r>
        <w:r w:rsidR="00BA4815">
          <w:rPr>
            <w:noProof/>
            <w:webHidden/>
          </w:rPr>
          <w:tab/>
        </w:r>
        <w:r w:rsidR="00BA4815">
          <w:rPr>
            <w:noProof/>
            <w:webHidden/>
          </w:rPr>
          <w:fldChar w:fldCharType="begin"/>
        </w:r>
        <w:r w:rsidR="00BA4815">
          <w:rPr>
            <w:noProof/>
            <w:webHidden/>
          </w:rPr>
          <w:instrText xml:space="preserve"> PAGEREF _Toc23845919 \h </w:instrText>
        </w:r>
        <w:r w:rsidR="00BA4815">
          <w:rPr>
            <w:noProof/>
            <w:webHidden/>
          </w:rPr>
        </w:r>
        <w:r w:rsidR="00BA4815">
          <w:rPr>
            <w:noProof/>
            <w:webHidden/>
          </w:rPr>
          <w:fldChar w:fldCharType="separate"/>
        </w:r>
        <w:r w:rsidR="00BA4815">
          <w:rPr>
            <w:noProof/>
            <w:webHidden/>
          </w:rPr>
          <w:t>21</w:t>
        </w:r>
        <w:r w:rsidR="00BA4815">
          <w:rPr>
            <w:noProof/>
            <w:webHidden/>
          </w:rPr>
          <w:fldChar w:fldCharType="end"/>
        </w:r>
      </w:hyperlink>
    </w:p>
    <w:p w14:paraId="1E969070" w14:textId="147560D5" w:rsidR="00BA4815" w:rsidRDefault="003E5AC6">
      <w:pPr>
        <w:pStyle w:val="TableofFigures"/>
        <w:tabs>
          <w:tab w:val="right" w:leader="dot" w:pos="9350"/>
        </w:tabs>
        <w:rPr>
          <w:rFonts w:asciiTheme="minorHAnsi" w:eastAsiaTheme="minorEastAsia" w:hAnsiTheme="minorHAnsi"/>
          <w:noProof/>
          <w:lang w:val="en-US"/>
        </w:rPr>
      </w:pPr>
      <w:hyperlink w:anchor="_Toc23845920" w:history="1">
        <w:r w:rsidR="00BA4815" w:rsidRPr="00F5104B">
          <w:rPr>
            <w:rStyle w:val="Hyperlink"/>
            <w:noProof/>
          </w:rPr>
          <w:t>Figura 15: Raporti njehsim - leaver_status</w:t>
        </w:r>
        <w:r w:rsidR="00BA4815">
          <w:rPr>
            <w:noProof/>
            <w:webHidden/>
          </w:rPr>
          <w:tab/>
        </w:r>
        <w:r w:rsidR="00BA4815">
          <w:rPr>
            <w:noProof/>
            <w:webHidden/>
          </w:rPr>
          <w:fldChar w:fldCharType="begin"/>
        </w:r>
        <w:r w:rsidR="00BA4815">
          <w:rPr>
            <w:noProof/>
            <w:webHidden/>
          </w:rPr>
          <w:instrText xml:space="preserve"> PAGEREF _Toc23845920 \h </w:instrText>
        </w:r>
        <w:r w:rsidR="00BA4815">
          <w:rPr>
            <w:noProof/>
            <w:webHidden/>
          </w:rPr>
        </w:r>
        <w:r w:rsidR="00BA4815">
          <w:rPr>
            <w:noProof/>
            <w:webHidden/>
          </w:rPr>
          <w:fldChar w:fldCharType="separate"/>
        </w:r>
        <w:r w:rsidR="00BA4815">
          <w:rPr>
            <w:noProof/>
            <w:webHidden/>
          </w:rPr>
          <w:t>21</w:t>
        </w:r>
        <w:r w:rsidR="00BA4815">
          <w:rPr>
            <w:noProof/>
            <w:webHidden/>
          </w:rPr>
          <w:fldChar w:fldCharType="end"/>
        </w:r>
      </w:hyperlink>
    </w:p>
    <w:p w14:paraId="112FD276" w14:textId="10B5ED43" w:rsidR="00BA4815" w:rsidRDefault="003E5AC6">
      <w:pPr>
        <w:pStyle w:val="TableofFigures"/>
        <w:tabs>
          <w:tab w:val="right" w:leader="dot" w:pos="9350"/>
        </w:tabs>
        <w:rPr>
          <w:rFonts w:asciiTheme="minorHAnsi" w:eastAsiaTheme="minorEastAsia" w:hAnsiTheme="minorHAnsi"/>
          <w:noProof/>
          <w:lang w:val="en-US"/>
        </w:rPr>
      </w:pPr>
      <w:hyperlink w:anchor="_Toc23845921" w:history="1">
        <w:r w:rsidR="00BA4815" w:rsidRPr="00F5104B">
          <w:rPr>
            <w:rStyle w:val="Hyperlink"/>
            <w:noProof/>
          </w:rPr>
          <w:t>Figura 16: Grupimi sipas leaver_status dhe radiant_win</w:t>
        </w:r>
        <w:r w:rsidR="00BA4815">
          <w:rPr>
            <w:noProof/>
            <w:webHidden/>
          </w:rPr>
          <w:tab/>
        </w:r>
        <w:r w:rsidR="00BA4815">
          <w:rPr>
            <w:noProof/>
            <w:webHidden/>
          </w:rPr>
          <w:fldChar w:fldCharType="begin"/>
        </w:r>
        <w:r w:rsidR="00BA4815">
          <w:rPr>
            <w:noProof/>
            <w:webHidden/>
          </w:rPr>
          <w:instrText xml:space="preserve"> PAGEREF _Toc23845921 \h </w:instrText>
        </w:r>
        <w:r w:rsidR="00BA4815">
          <w:rPr>
            <w:noProof/>
            <w:webHidden/>
          </w:rPr>
        </w:r>
        <w:r w:rsidR="00BA4815">
          <w:rPr>
            <w:noProof/>
            <w:webHidden/>
          </w:rPr>
          <w:fldChar w:fldCharType="separate"/>
        </w:r>
        <w:r w:rsidR="00BA4815">
          <w:rPr>
            <w:noProof/>
            <w:webHidden/>
          </w:rPr>
          <w:t>22</w:t>
        </w:r>
        <w:r w:rsidR="00BA4815">
          <w:rPr>
            <w:noProof/>
            <w:webHidden/>
          </w:rPr>
          <w:fldChar w:fldCharType="end"/>
        </w:r>
      </w:hyperlink>
    </w:p>
    <w:p w14:paraId="72A9AE10" w14:textId="272C22C2" w:rsidR="00BA4815" w:rsidRDefault="003E5AC6">
      <w:pPr>
        <w:pStyle w:val="TableofFigures"/>
        <w:tabs>
          <w:tab w:val="right" w:leader="dot" w:pos="9350"/>
        </w:tabs>
        <w:rPr>
          <w:rFonts w:asciiTheme="minorHAnsi" w:eastAsiaTheme="minorEastAsia" w:hAnsiTheme="minorHAnsi"/>
          <w:noProof/>
          <w:lang w:val="en-US"/>
        </w:rPr>
      </w:pPr>
      <w:hyperlink w:anchor="_Toc23845922" w:history="1">
        <w:r w:rsidR="00BA4815" w:rsidRPr="00F5104B">
          <w:rPr>
            <w:rStyle w:val="Hyperlink"/>
            <w:noProof/>
          </w:rPr>
          <w:t>Figura 17: Grupimi sipas kolonës xp_per_min në 3 ndarje</w:t>
        </w:r>
        <w:r w:rsidR="00BA4815">
          <w:rPr>
            <w:noProof/>
            <w:webHidden/>
          </w:rPr>
          <w:tab/>
        </w:r>
        <w:r w:rsidR="00BA4815">
          <w:rPr>
            <w:noProof/>
            <w:webHidden/>
          </w:rPr>
          <w:fldChar w:fldCharType="begin"/>
        </w:r>
        <w:r w:rsidR="00BA4815">
          <w:rPr>
            <w:noProof/>
            <w:webHidden/>
          </w:rPr>
          <w:instrText xml:space="preserve"> PAGEREF _Toc23845922 \h </w:instrText>
        </w:r>
        <w:r w:rsidR="00BA4815">
          <w:rPr>
            <w:noProof/>
            <w:webHidden/>
          </w:rPr>
        </w:r>
        <w:r w:rsidR="00BA4815">
          <w:rPr>
            <w:noProof/>
            <w:webHidden/>
          </w:rPr>
          <w:fldChar w:fldCharType="separate"/>
        </w:r>
        <w:r w:rsidR="00BA4815">
          <w:rPr>
            <w:noProof/>
            <w:webHidden/>
          </w:rPr>
          <w:t>22</w:t>
        </w:r>
        <w:r w:rsidR="00BA4815">
          <w:rPr>
            <w:noProof/>
            <w:webHidden/>
          </w:rPr>
          <w:fldChar w:fldCharType="end"/>
        </w:r>
      </w:hyperlink>
    </w:p>
    <w:p w14:paraId="72879AAA" w14:textId="057EBF80" w:rsidR="00BA4815" w:rsidRDefault="003E5AC6">
      <w:pPr>
        <w:pStyle w:val="TableofFigures"/>
        <w:tabs>
          <w:tab w:val="right" w:leader="dot" w:pos="9350"/>
        </w:tabs>
        <w:rPr>
          <w:rFonts w:asciiTheme="minorHAnsi" w:eastAsiaTheme="minorEastAsia" w:hAnsiTheme="minorHAnsi"/>
          <w:noProof/>
          <w:lang w:val="en-US"/>
        </w:rPr>
      </w:pPr>
      <w:hyperlink w:anchor="_Toc23845923" w:history="1">
        <w:r w:rsidR="00BA4815" w:rsidRPr="00F5104B">
          <w:rPr>
            <w:rStyle w:val="Hyperlink"/>
            <w:noProof/>
          </w:rPr>
          <w:t>Figura 18: Grupimi sipas kolonës level në 4 ndarje</w:t>
        </w:r>
        <w:r w:rsidR="00BA4815">
          <w:rPr>
            <w:noProof/>
            <w:webHidden/>
          </w:rPr>
          <w:tab/>
        </w:r>
        <w:r w:rsidR="00BA4815">
          <w:rPr>
            <w:noProof/>
            <w:webHidden/>
          </w:rPr>
          <w:fldChar w:fldCharType="begin"/>
        </w:r>
        <w:r w:rsidR="00BA4815">
          <w:rPr>
            <w:noProof/>
            <w:webHidden/>
          </w:rPr>
          <w:instrText xml:space="preserve"> PAGEREF _Toc23845923 \h </w:instrText>
        </w:r>
        <w:r w:rsidR="00BA4815">
          <w:rPr>
            <w:noProof/>
            <w:webHidden/>
          </w:rPr>
        </w:r>
        <w:r w:rsidR="00BA4815">
          <w:rPr>
            <w:noProof/>
            <w:webHidden/>
          </w:rPr>
          <w:fldChar w:fldCharType="separate"/>
        </w:r>
        <w:r w:rsidR="00BA4815">
          <w:rPr>
            <w:noProof/>
            <w:webHidden/>
          </w:rPr>
          <w:t>22</w:t>
        </w:r>
        <w:r w:rsidR="00BA4815">
          <w:rPr>
            <w:noProof/>
            <w:webHidden/>
          </w:rPr>
          <w:fldChar w:fldCharType="end"/>
        </w:r>
      </w:hyperlink>
    </w:p>
    <w:p w14:paraId="57455987" w14:textId="7C7764E9" w:rsidR="00BA4815" w:rsidRDefault="003E5AC6">
      <w:pPr>
        <w:pStyle w:val="TableofFigures"/>
        <w:tabs>
          <w:tab w:val="right" w:leader="dot" w:pos="9350"/>
        </w:tabs>
        <w:rPr>
          <w:rFonts w:asciiTheme="minorHAnsi" w:eastAsiaTheme="minorEastAsia" w:hAnsiTheme="minorHAnsi"/>
          <w:noProof/>
          <w:lang w:val="en-US"/>
        </w:rPr>
      </w:pPr>
      <w:hyperlink w:anchor="_Toc23845924" w:history="1">
        <w:r w:rsidR="00BA4815" w:rsidRPr="00F5104B">
          <w:rPr>
            <w:rStyle w:val="Hyperlink"/>
            <w:noProof/>
          </w:rPr>
          <w:t>Figura 19: Grupimi sipas kolonës hero_healing në 3 ndarje</w:t>
        </w:r>
        <w:r w:rsidR="00BA4815">
          <w:rPr>
            <w:noProof/>
            <w:webHidden/>
          </w:rPr>
          <w:tab/>
        </w:r>
        <w:r w:rsidR="00BA4815">
          <w:rPr>
            <w:noProof/>
            <w:webHidden/>
          </w:rPr>
          <w:fldChar w:fldCharType="begin"/>
        </w:r>
        <w:r w:rsidR="00BA4815">
          <w:rPr>
            <w:noProof/>
            <w:webHidden/>
          </w:rPr>
          <w:instrText xml:space="preserve"> PAGEREF _Toc23845924 \h </w:instrText>
        </w:r>
        <w:r w:rsidR="00BA4815">
          <w:rPr>
            <w:noProof/>
            <w:webHidden/>
          </w:rPr>
        </w:r>
        <w:r w:rsidR="00BA4815">
          <w:rPr>
            <w:noProof/>
            <w:webHidden/>
          </w:rPr>
          <w:fldChar w:fldCharType="separate"/>
        </w:r>
        <w:r w:rsidR="00BA4815">
          <w:rPr>
            <w:noProof/>
            <w:webHidden/>
          </w:rPr>
          <w:t>23</w:t>
        </w:r>
        <w:r w:rsidR="00BA4815">
          <w:rPr>
            <w:noProof/>
            <w:webHidden/>
          </w:rPr>
          <w:fldChar w:fldCharType="end"/>
        </w:r>
      </w:hyperlink>
    </w:p>
    <w:p w14:paraId="1A886DEE" w14:textId="2246A73F" w:rsidR="00BA4815" w:rsidRDefault="003E5AC6">
      <w:pPr>
        <w:pStyle w:val="TableofFigures"/>
        <w:tabs>
          <w:tab w:val="right" w:leader="dot" w:pos="9350"/>
        </w:tabs>
        <w:rPr>
          <w:rFonts w:asciiTheme="minorHAnsi" w:eastAsiaTheme="minorEastAsia" w:hAnsiTheme="minorHAnsi"/>
          <w:noProof/>
          <w:lang w:val="en-US"/>
        </w:rPr>
      </w:pPr>
      <w:hyperlink w:anchor="_Toc23845925" w:history="1">
        <w:r w:rsidR="00BA4815" w:rsidRPr="00F5104B">
          <w:rPr>
            <w:rStyle w:val="Hyperlink"/>
            <w:noProof/>
          </w:rPr>
          <w:t>Figura 20: Grupimi sipas kolonës denies në 4 ndarje</w:t>
        </w:r>
        <w:r w:rsidR="00BA4815">
          <w:rPr>
            <w:noProof/>
            <w:webHidden/>
          </w:rPr>
          <w:tab/>
        </w:r>
        <w:r w:rsidR="00BA4815">
          <w:rPr>
            <w:noProof/>
            <w:webHidden/>
          </w:rPr>
          <w:fldChar w:fldCharType="begin"/>
        </w:r>
        <w:r w:rsidR="00BA4815">
          <w:rPr>
            <w:noProof/>
            <w:webHidden/>
          </w:rPr>
          <w:instrText xml:space="preserve"> PAGEREF _Toc23845925 \h </w:instrText>
        </w:r>
        <w:r w:rsidR="00BA4815">
          <w:rPr>
            <w:noProof/>
            <w:webHidden/>
          </w:rPr>
        </w:r>
        <w:r w:rsidR="00BA4815">
          <w:rPr>
            <w:noProof/>
            <w:webHidden/>
          </w:rPr>
          <w:fldChar w:fldCharType="separate"/>
        </w:r>
        <w:r w:rsidR="00BA4815">
          <w:rPr>
            <w:noProof/>
            <w:webHidden/>
          </w:rPr>
          <w:t>23</w:t>
        </w:r>
        <w:r w:rsidR="00BA4815">
          <w:rPr>
            <w:noProof/>
            <w:webHidden/>
          </w:rPr>
          <w:fldChar w:fldCharType="end"/>
        </w:r>
      </w:hyperlink>
    </w:p>
    <w:p w14:paraId="7EEE0DC9" w14:textId="590D6316" w:rsidR="00BA4815" w:rsidRDefault="003E5AC6">
      <w:pPr>
        <w:pStyle w:val="TableofFigures"/>
        <w:tabs>
          <w:tab w:val="right" w:leader="dot" w:pos="9350"/>
        </w:tabs>
        <w:rPr>
          <w:rFonts w:asciiTheme="minorHAnsi" w:eastAsiaTheme="minorEastAsia" w:hAnsiTheme="minorHAnsi"/>
          <w:noProof/>
          <w:lang w:val="en-US"/>
        </w:rPr>
      </w:pPr>
      <w:hyperlink w:anchor="_Toc23845926" w:history="1">
        <w:r w:rsidR="00BA4815" w:rsidRPr="00F5104B">
          <w:rPr>
            <w:rStyle w:val="Hyperlink"/>
            <w:noProof/>
          </w:rPr>
          <w:t>Figura 21: Atributet e zgjedhura nga struktura</w:t>
        </w:r>
        <w:r w:rsidR="00BA4815">
          <w:rPr>
            <w:noProof/>
            <w:webHidden/>
          </w:rPr>
          <w:tab/>
        </w:r>
        <w:r w:rsidR="00BA4815">
          <w:rPr>
            <w:noProof/>
            <w:webHidden/>
          </w:rPr>
          <w:fldChar w:fldCharType="begin"/>
        </w:r>
        <w:r w:rsidR="00BA4815">
          <w:rPr>
            <w:noProof/>
            <w:webHidden/>
          </w:rPr>
          <w:instrText xml:space="preserve"> PAGEREF _Toc23845926 \h </w:instrText>
        </w:r>
        <w:r w:rsidR="00BA4815">
          <w:rPr>
            <w:noProof/>
            <w:webHidden/>
          </w:rPr>
        </w:r>
        <w:r w:rsidR="00BA4815">
          <w:rPr>
            <w:noProof/>
            <w:webHidden/>
          </w:rPr>
          <w:fldChar w:fldCharType="separate"/>
        </w:r>
        <w:r w:rsidR="00BA4815">
          <w:rPr>
            <w:noProof/>
            <w:webHidden/>
          </w:rPr>
          <w:t>24</w:t>
        </w:r>
        <w:r w:rsidR="00BA4815">
          <w:rPr>
            <w:noProof/>
            <w:webHidden/>
          </w:rPr>
          <w:fldChar w:fldCharType="end"/>
        </w:r>
      </w:hyperlink>
    </w:p>
    <w:p w14:paraId="0D93DF6B" w14:textId="29D6BC26" w:rsidR="00BA4815" w:rsidRDefault="003E5AC6">
      <w:pPr>
        <w:pStyle w:val="TableofFigures"/>
        <w:tabs>
          <w:tab w:val="right" w:leader="dot" w:pos="9350"/>
        </w:tabs>
        <w:rPr>
          <w:rFonts w:asciiTheme="minorHAnsi" w:eastAsiaTheme="minorEastAsia" w:hAnsiTheme="minorHAnsi"/>
          <w:noProof/>
          <w:lang w:val="en-US"/>
        </w:rPr>
      </w:pPr>
      <w:hyperlink w:anchor="_Toc23845927" w:history="1">
        <w:r w:rsidR="00BA4815" w:rsidRPr="00F5104B">
          <w:rPr>
            <w:rStyle w:val="Hyperlink"/>
            <w:noProof/>
          </w:rPr>
          <w:t>Figura 22: Struktura e një objekti Json</w:t>
        </w:r>
        <w:r w:rsidR="00BA4815">
          <w:rPr>
            <w:noProof/>
            <w:webHidden/>
          </w:rPr>
          <w:tab/>
        </w:r>
        <w:r w:rsidR="00BA4815">
          <w:rPr>
            <w:noProof/>
            <w:webHidden/>
          </w:rPr>
          <w:fldChar w:fldCharType="begin"/>
        </w:r>
        <w:r w:rsidR="00BA4815">
          <w:rPr>
            <w:noProof/>
            <w:webHidden/>
          </w:rPr>
          <w:instrText xml:space="preserve"> PAGEREF _Toc23845927 \h </w:instrText>
        </w:r>
        <w:r w:rsidR="00BA4815">
          <w:rPr>
            <w:noProof/>
            <w:webHidden/>
          </w:rPr>
        </w:r>
        <w:r w:rsidR="00BA4815">
          <w:rPr>
            <w:noProof/>
            <w:webHidden/>
          </w:rPr>
          <w:fldChar w:fldCharType="separate"/>
        </w:r>
        <w:r w:rsidR="00BA4815">
          <w:rPr>
            <w:noProof/>
            <w:webHidden/>
          </w:rPr>
          <w:t>24</w:t>
        </w:r>
        <w:r w:rsidR="00BA4815">
          <w:rPr>
            <w:noProof/>
            <w:webHidden/>
          </w:rPr>
          <w:fldChar w:fldCharType="end"/>
        </w:r>
      </w:hyperlink>
    </w:p>
    <w:p w14:paraId="7CEEC809" w14:textId="6DF8400A" w:rsidR="00BA4815" w:rsidRDefault="003E5AC6">
      <w:pPr>
        <w:pStyle w:val="TableofFigures"/>
        <w:tabs>
          <w:tab w:val="right" w:leader="dot" w:pos="9350"/>
        </w:tabs>
        <w:rPr>
          <w:rFonts w:asciiTheme="minorHAnsi" w:eastAsiaTheme="minorEastAsia" w:hAnsiTheme="minorHAnsi"/>
          <w:noProof/>
          <w:lang w:val="en-US"/>
        </w:rPr>
      </w:pPr>
      <w:hyperlink w:anchor="_Toc23845928" w:history="1">
        <w:r w:rsidR="00BA4815" w:rsidRPr="00F5104B">
          <w:rPr>
            <w:rStyle w:val="Hyperlink"/>
            <w:noProof/>
          </w:rPr>
          <w:t>Figura 23: Modeli i klasës Match</w:t>
        </w:r>
        <w:r w:rsidR="00BA4815">
          <w:rPr>
            <w:noProof/>
            <w:webHidden/>
          </w:rPr>
          <w:tab/>
        </w:r>
        <w:r w:rsidR="00BA4815">
          <w:rPr>
            <w:noProof/>
            <w:webHidden/>
          </w:rPr>
          <w:fldChar w:fldCharType="begin"/>
        </w:r>
        <w:r w:rsidR="00BA4815">
          <w:rPr>
            <w:noProof/>
            <w:webHidden/>
          </w:rPr>
          <w:instrText xml:space="preserve"> PAGEREF _Toc23845928 \h </w:instrText>
        </w:r>
        <w:r w:rsidR="00BA4815">
          <w:rPr>
            <w:noProof/>
            <w:webHidden/>
          </w:rPr>
        </w:r>
        <w:r w:rsidR="00BA4815">
          <w:rPr>
            <w:noProof/>
            <w:webHidden/>
          </w:rPr>
          <w:fldChar w:fldCharType="separate"/>
        </w:r>
        <w:r w:rsidR="00BA4815">
          <w:rPr>
            <w:noProof/>
            <w:webHidden/>
          </w:rPr>
          <w:t>26</w:t>
        </w:r>
        <w:r w:rsidR="00BA4815">
          <w:rPr>
            <w:noProof/>
            <w:webHidden/>
          </w:rPr>
          <w:fldChar w:fldCharType="end"/>
        </w:r>
      </w:hyperlink>
    </w:p>
    <w:p w14:paraId="6F7CFC00" w14:textId="286A9F25" w:rsidR="00BA4815" w:rsidRDefault="003E5AC6">
      <w:pPr>
        <w:pStyle w:val="TableofFigures"/>
        <w:tabs>
          <w:tab w:val="right" w:leader="dot" w:pos="9350"/>
        </w:tabs>
        <w:rPr>
          <w:rFonts w:asciiTheme="minorHAnsi" w:eastAsiaTheme="minorEastAsia" w:hAnsiTheme="minorHAnsi"/>
          <w:noProof/>
          <w:lang w:val="en-US"/>
        </w:rPr>
      </w:pPr>
      <w:hyperlink w:anchor="_Toc23845929" w:history="1">
        <w:r w:rsidR="00BA4815" w:rsidRPr="00F5104B">
          <w:rPr>
            <w:rStyle w:val="Hyperlink"/>
            <w:noProof/>
          </w:rPr>
          <w:t>Figura 24: Unaza kryesore e aplikacionit</w:t>
        </w:r>
        <w:r w:rsidR="00BA4815">
          <w:rPr>
            <w:noProof/>
            <w:webHidden/>
          </w:rPr>
          <w:tab/>
        </w:r>
        <w:r w:rsidR="00BA4815">
          <w:rPr>
            <w:noProof/>
            <w:webHidden/>
          </w:rPr>
          <w:fldChar w:fldCharType="begin"/>
        </w:r>
        <w:r w:rsidR="00BA4815">
          <w:rPr>
            <w:noProof/>
            <w:webHidden/>
          </w:rPr>
          <w:instrText xml:space="preserve"> PAGEREF _Toc23845929 \h </w:instrText>
        </w:r>
        <w:r w:rsidR="00BA4815">
          <w:rPr>
            <w:noProof/>
            <w:webHidden/>
          </w:rPr>
        </w:r>
        <w:r w:rsidR="00BA4815">
          <w:rPr>
            <w:noProof/>
            <w:webHidden/>
          </w:rPr>
          <w:fldChar w:fldCharType="separate"/>
        </w:r>
        <w:r w:rsidR="00BA4815">
          <w:rPr>
            <w:noProof/>
            <w:webHidden/>
          </w:rPr>
          <w:t>27</w:t>
        </w:r>
        <w:r w:rsidR="00BA4815">
          <w:rPr>
            <w:noProof/>
            <w:webHidden/>
          </w:rPr>
          <w:fldChar w:fldCharType="end"/>
        </w:r>
      </w:hyperlink>
    </w:p>
    <w:p w14:paraId="28DC7A39" w14:textId="2224DB78" w:rsidR="00BA4815" w:rsidRDefault="003E5AC6">
      <w:pPr>
        <w:pStyle w:val="TableofFigures"/>
        <w:tabs>
          <w:tab w:val="right" w:leader="dot" w:pos="9350"/>
        </w:tabs>
        <w:rPr>
          <w:rFonts w:asciiTheme="minorHAnsi" w:eastAsiaTheme="minorEastAsia" w:hAnsiTheme="minorHAnsi"/>
          <w:noProof/>
          <w:lang w:val="en-US"/>
        </w:rPr>
      </w:pPr>
      <w:hyperlink w:anchor="_Toc23845930" w:history="1">
        <w:r w:rsidR="00BA4815" w:rsidRPr="00F5104B">
          <w:rPr>
            <w:rStyle w:val="Hyperlink"/>
            <w:noProof/>
          </w:rPr>
          <w:t>Figura 25: Struktura e metodës fetchGames</w:t>
        </w:r>
        <w:r w:rsidR="00BA4815">
          <w:rPr>
            <w:noProof/>
            <w:webHidden/>
          </w:rPr>
          <w:tab/>
        </w:r>
        <w:r w:rsidR="00BA4815">
          <w:rPr>
            <w:noProof/>
            <w:webHidden/>
          </w:rPr>
          <w:fldChar w:fldCharType="begin"/>
        </w:r>
        <w:r w:rsidR="00BA4815">
          <w:rPr>
            <w:noProof/>
            <w:webHidden/>
          </w:rPr>
          <w:instrText xml:space="preserve"> PAGEREF _Toc23845930 \h </w:instrText>
        </w:r>
        <w:r w:rsidR="00BA4815">
          <w:rPr>
            <w:noProof/>
            <w:webHidden/>
          </w:rPr>
        </w:r>
        <w:r w:rsidR="00BA4815">
          <w:rPr>
            <w:noProof/>
            <w:webHidden/>
          </w:rPr>
          <w:fldChar w:fldCharType="separate"/>
        </w:r>
        <w:r w:rsidR="00BA4815">
          <w:rPr>
            <w:noProof/>
            <w:webHidden/>
          </w:rPr>
          <w:t>28</w:t>
        </w:r>
        <w:r w:rsidR="00BA4815">
          <w:rPr>
            <w:noProof/>
            <w:webHidden/>
          </w:rPr>
          <w:fldChar w:fldCharType="end"/>
        </w:r>
      </w:hyperlink>
    </w:p>
    <w:p w14:paraId="2D4997AD" w14:textId="6E677FA8" w:rsidR="00BA4815" w:rsidRDefault="003E5AC6">
      <w:pPr>
        <w:pStyle w:val="TableofFigures"/>
        <w:tabs>
          <w:tab w:val="right" w:leader="dot" w:pos="9350"/>
        </w:tabs>
        <w:rPr>
          <w:rFonts w:asciiTheme="minorHAnsi" w:eastAsiaTheme="minorEastAsia" w:hAnsiTheme="minorHAnsi"/>
          <w:noProof/>
          <w:lang w:val="en-US"/>
        </w:rPr>
      </w:pPr>
      <w:hyperlink w:anchor="_Toc23845931" w:history="1">
        <w:r w:rsidR="00BA4815" w:rsidRPr="00F5104B">
          <w:rPr>
            <w:rStyle w:val="Hyperlink"/>
            <w:noProof/>
          </w:rPr>
          <w:t>Figura 26: Konvertimi dhe ruajtja e data setit në makinën lokale</w:t>
        </w:r>
        <w:r w:rsidR="00BA4815">
          <w:rPr>
            <w:noProof/>
            <w:webHidden/>
          </w:rPr>
          <w:tab/>
        </w:r>
        <w:r w:rsidR="00BA4815">
          <w:rPr>
            <w:noProof/>
            <w:webHidden/>
          </w:rPr>
          <w:fldChar w:fldCharType="begin"/>
        </w:r>
        <w:r w:rsidR="00BA4815">
          <w:rPr>
            <w:noProof/>
            <w:webHidden/>
          </w:rPr>
          <w:instrText xml:space="preserve"> PAGEREF _Toc23845931 \h </w:instrText>
        </w:r>
        <w:r w:rsidR="00BA4815">
          <w:rPr>
            <w:noProof/>
            <w:webHidden/>
          </w:rPr>
        </w:r>
        <w:r w:rsidR="00BA4815">
          <w:rPr>
            <w:noProof/>
            <w:webHidden/>
          </w:rPr>
          <w:fldChar w:fldCharType="separate"/>
        </w:r>
        <w:r w:rsidR="00BA4815">
          <w:rPr>
            <w:noProof/>
            <w:webHidden/>
          </w:rPr>
          <w:t>28</w:t>
        </w:r>
        <w:r w:rsidR="00BA4815">
          <w:rPr>
            <w:noProof/>
            <w:webHidden/>
          </w:rPr>
          <w:fldChar w:fldCharType="end"/>
        </w:r>
      </w:hyperlink>
    </w:p>
    <w:p w14:paraId="7B4C9FCF" w14:textId="24885029" w:rsidR="00BA4815" w:rsidRDefault="003E5AC6">
      <w:pPr>
        <w:pStyle w:val="TableofFigures"/>
        <w:tabs>
          <w:tab w:val="right" w:leader="dot" w:pos="9350"/>
        </w:tabs>
        <w:rPr>
          <w:rFonts w:asciiTheme="minorHAnsi" w:eastAsiaTheme="minorEastAsia" w:hAnsiTheme="minorHAnsi"/>
          <w:noProof/>
          <w:lang w:val="en-US"/>
        </w:rPr>
      </w:pPr>
      <w:hyperlink w:anchor="_Toc23845932" w:history="1">
        <w:r w:rsidR="00BA4815" w:rsidRPr="00F5104B">
          <w:rPr>
            <w:rStyle w:val="Hyperlink"/>
            <w:noProof/>
          </w:rPr>
          <w:t>Figura 27: Pamja e marrjes së të dhënave</w:t>
        </w:r>
        <w:r w:rsidR="00BA4815">
          <w:rPr>
            <w:noProof/>
            <w:webHidden/>
          </w:rPr>
          <w:tab/>
        </w:r>
        <w:r w:rsidR="00BA4815">
          <w:rPr>
            <w:noProof/>
            <w:webHidden/>
          </w:rPr>
          <w:fldChar w:fldCharType="begin"/>
        </w:r>
        <w:r w:rsidR="00BA4815">
          <w:rPr>
            <w:noProof/>
            <w:webHidden/>
          </w:rPr>
          <w:instrText xml:space="preserve"> PAGEREF _Toc23845932 \h </w:instrText>
        </w:r>
        <w:r w:rsidR="00BA4815">
          <w:rPr>
            <w:noProof/>
            <w:webHidden/>
          </w:rPr>
        </w:r>
        <w:r w:rsidR="00BA4815">
          <w:rPr>
            <w:noProof/>
            <w:webHidden/>
          </w:rPr>
          <w:fldChar w:fldCharType="separate"/>
        </w:r>
        <w:r w:rsidR="00BA4815">
          <w:rPr>
            <w:noProof/>
            <w:webHidden/>
          </w:rPr>
          <w:t>29</w:t>
        </w:r>
        <w:r w:rsidR="00BA4815">
          <w:rPr>
            <w:noProof/>
            <w:webHidden/>
          </w:rPr>
          <w:fldChar w:fldCharType="end"/>
        </w:r>
      </w:hyperlink>
    </w:p>
    <w:p w14:paraId="459BD1D8" w14:textId="3A0B264F" w:rsidR="00BA4815" w:rsidRDefault="003E5AC6">
      <w:pPr>
        <w:pStyle w:val="TableofFigures"/>
        <w:tabs>
          <w:tab w:val="right" w:leader="dot" w:pos="9350"/>
        </w:tabs>
        <w:rPr>
          <w:rFonts w:asciiTheme="minorHAnsi" w:eastAsiaTheme="minorEastAsia" w:hAnsiTheme="minorHAnsi"/>
          <w:noProof/>
          <w:lang w:val="en-US"/>
        </w:rPr>
      </w:pPr>
      <w:hyperlink w:anchor="_Toc23845933" w:history="1">
        <w:r w:rsidR="00BA4815" w:rsidRPr="00F5104B">
          <w:rPr>
            <w:rStyle w:val="Hyperlink"/>
            <w:noProof/>
          </w:rPr>
          <w:t>Figura 28: Leximi i data setit të krijuar</w:t>
        </w:r>
        <w:r w:rsidR="00BA4815">
          <w:rPr>
            <w:noProof/>
            <w:webHidden/>
          </w:rPr>
          <w:tab/>
        </w:r>
        <w:r w:rsidR="00BA4815">
          <w:rPr>
            <w:noProof/>
            <w:webHidden/>
          </w:rPr>
          <w:fldChar w:fldCharType="begin"/>
        </w:r>
        <w:r w:rsidR="00BA4815">
          <w:rPr>
            <w:noProof/>
            <w:webHidden/>
          </w:rPr>
          <w:instrText xml:space="preserve"> PAGEREF _Toc23845933 \h </w:instrText>
        </w:r>
        <w:r w:rsidR="00BA4815">
          <w:rPr>
            <w:noProof/>
            <w:webHidden/>
          </w:rPr>
        </w:r>
        <w:r w:rsidR="00BA4815">
          <w:rPr>
            <w:noProof/>
            <w:webHidden/>
          </w:rPr>
          <w:fldChar w:fldCharType="separate"/>
        </w:r>
        <w:r w:rsidR="00BA4815">
          <w:rPr>
            <w:noProof/>
            <w:webHidden/>
          </w:rPr>
          <w:t>29</w:t>
        </w:r>
        <w:r w:rsidR="00BA4815">
          <w:rPr>
            <w:noProof/>
            <w:webHidden/>
          </w:rPr>
          <w:fldChar w:fldCharType="end"/>
        </w:r>
      </w:hyperlink>
    </w:p>
    <w:p w14:paraId="05CE18E0" w14:textId="7536890F" w:rsidR="00BA4815" w:rsidRDefault="003E5AC6">
      <w:pPr>
        <w:pStyle w:val="TableofFigures"/>
        <w:tabs>
          <w:tab w:val="right" w:leader="dot" w:pos="9350"/>
        </w:tabs>
        <w:rPr>
          <w:rFonts w:asciiTheme="minorHAnsi" w:eastAsiaTheme="minorEastAsia" w:hAnsiTheme="minorHAnsi"/>
          <w:noProof/>
          <w:lang w:val="en-US"/>
        </w:rPr>
      </w:pPr>
      <w:hyperlink w:anchor="_Toc23845934" w:history="1">
        <w:r w:rsidR="00BA4815" w:rsidRPr="00F5104B">
          <w:rPr>
            <w:rStyle w:val="Hyperlink"/>
            <w:noProof/>
          </w:rPr>
          <w:t>Figura 29: Renditja e fazave sipas realizimit</w:t>
        </w:r>
        <w:r w:rsidR="00BA4815">
          <w:rPr>
            <w:noProof/>
            <w:webHidden/>
          </w:rPr>
          <w:tab/>
        </w:r>
        <w:r w:rsidR="00BA4815">
          <w:rPr>
            <w:noProof/>
            <w:webHidden/>
          </w:rPr>
          <w:fldChar w:fldCharType="begin"/>
        </w:r>
        <w:r w:rsidR="00BA4815">
          <w:rPr>
            <w:noProof/>
            <w:webHidden/>
          </w:rPr>
          <w:instrText xml:space="preserve"> PAGEREF _Toc23845934 \h </w:instrText>
        </w:r>
        <w:r w:rsidR="00BA4815">
          <w:rPr>
            <w:noProof/>
            <w:webHidden/>
          </w:rPr>
        </w:r>
        <w:r w:rsidR="00BA4815">
          <w:rPr>
            <w:noProof/>
            <w:webHidden/>
          </w:rPr>
          <w:fldChar w:fldCharType="separate"/>
        </w:r>
        <w:r w:rsidR="00BA4815">
          <w:rPr>
            <w:noProof/>
            <w:webHidden/>
          </w:rPr>
          <w:t>30</w:t>
        </w:r>
        <w:r w:rsidR="00BA4815">
          <w:rPr>
            <w:noProof/>
            <w:webHidden/>
          </w:rPr>
          <w:fldChar w:fldCharType="end"/>
        </w:r>
      </w:hyperlink>
    </w:p>
    <w:p w14:paraId="4E9CEED7" w14:textId="5043880C" w:rsidR="00BA4815" w:rsidRDefault="003E5AC6">
      <w:pPr>
        <w:pStyle w:val="TableofFigures"/>
        <w:tabs>
          <w:tab w:val="right" w:leader="dot" w:pos="9350"/>
        </w:tabs>
        <w:rPr>
          <w:rFonts w:asciiTheme="minorHAnsi" w:eastAsiaTheme="minorEastAsia" w:hAnsiTheme="minorHAnsi"/>
          <w:noProof/>
          <w:lang w:val="en-US"/>
        </w:rPr>
      </w:pPr>
      <w:hyperlink w:anchor="_Toc23845935" w:history="1">
        <w:r w:rsidR="00BA4815" w:rsidRPr="00F5104B">
          <w:rPr>
            <w:rStyle w:val="Hyperlink"/>
            <w:noProof/>
          </w:rPr>
          <w:t>Figura 30: Vizualizimi i fazave</w:t>
        </w:r>
        <w:r w:rsidR="00BA4815">
          <w:rPr>
            <w:noProof/>
            <w:webHidden/>
          </w:rPr>
          <w:tab/>
        </w:r>
        <w:r w:rsidR="00BA4815">
          <w:rPr>
            <w:noProof/>
            <w:webHidden/>
          </w:rPr>
          <w:fldChar w:fldCharType="begin"/>
        </w:r>
        <w:r w:rsidR="00BA4815">
          <w:rPr>
            <w:noProof/>
            <w:webHidden/>
          </w:rPr>
          <w:instrText xml:space="preserve"> PAGEREF _Toc23845935 \h </w:instrText>
        </w:r>
        <w:r w:rsidR="00BA4815">
          <w:rPr>
            <w:noProof/>
            <w:webHidden/>
          </w:rPr>
        </w:r>
        <w:r w:rsidR="00BA4815">
          <w:rPr>
            <w:noProof/>
            <w:webHidden/>
          </w:rPr>
          <w:fldChar w:fldCharType="separate"/>
        </w:r>
        <w:r w:rsidR="00BA4815">
          <w:rPr>
            <w:noProof/>
            <w:webHidden/>
          </w:rPr>
          <w:t>31</w:t>
        </w:r>
        <w:r w:rsidR="00BA4815">
          <w:rPr>
            <w:noProof/>
            <w:webHidden/>
          </w:rPr>
          <w:fldChar w:fldCharType="end"/>
        </w:r>
      </w:hyperlink>
    </w:p>
    <w:p w14:paraId="7583810C" w14:textId="5E0B1719" w:rsidR="00BA4815" w:rsidRDefault="003E5AC6">
      <w:pPr>
        <w:pStyle w:val="TableofFigures"/>
        <w:tabs>
          <w:tab w:val="right" w:leader="dot" w:pos="9350"/>
        </w:tabs>
        <w:rPr>
          <w:rFonts w:asciiTheme="minorHAnsi" w:eastAsiaTheme="minorEastAsia" w:hAnsiTheme="minorHAnsi"/>
          <w:noProof/>
          <w:lang w:val="en-US"/>
        </w:rPr>
      </w:pPr>
      <w:hyperlink w:anchor="_Toc23845936" w:history="1">
        <w:r w:rsidR="00BA4815" w:rsidRPr="00F5104B">
          <w:rPr>
            <w:rStyle w:val="Hyperlink"/>
            <w:noProof/>
          </w:rPr>
          <w:t>Figura 31: Saktësia e algoritmit Random Forest Classifier</w:t>
        </w:r>
        <w:r w:rsidR="00BA4815">
          <w:rPr>
            <w:noProof/>
            <w:webHidden/>
          </w:rPr>
          <w:tab/>
        </w:r>
        <w:r w:rsidR="00BA4815">
          <w:rPr>
            <w:noProof/>
            <w:webHidden/>
          </w:rPr>
          <w:fldChar w:fldCharType="begin"/>
        </w:r>
        <w:r w:rsidR="00BA4815">
          <w:rPr>
            <w:noProof/>
            <w:webHidden/>
          </w:rPr>
          <w:instrText xml:space="preserve"> PAGEREF _Toc23845936 \h </w:instrText>
        </w:r>
        <w:r w:rsidR="00BA4815">
          <w:rPr>
            <w:noProof/>
            <w:webHidden/>
          </w:rPr>
        </w:r>
        <w:r w:rsidR="00BA4815">
          <w:rPr>
            <w:noProof/>
            <w:webHidden/>
          </w:rPr>
          <w:fldChar w:fldCharType="separate"/>
        </w:r>
        <w:r w:rsidR="00BA4815">
          <w:rPr>
            <w:noProof/>
            <w:webHidden/>
          </w:rPr>
          <w:t>31</w:t>
        </w:r>
        <w:r w:rsidR="00BA4815">
          <w:rPr>
            <w:noProof/>
            <w:webHidden/>
          </w:rPr>
          <w:fldChar w:fldCharType="end"/>
        </w:r>
      </w:hyperlink>
    </w:p>
    <w:p w14:paraId="50FAAC7C" w14:textId="433F4335" w:rsidR="00BA4815" w:rsidRDefault="003E5AC6">
      <w:pPr>
        <w:pStyle w:val="TableofFigures"/>
        <w:tabs>
          <w:tab w:val="right" w:leader="dot" w:pos="9350"/>
        </w:tabs>
        <w:rPr>
          <w:rFonts w:asciiTheme="minorHAnsi" w:eastAsiaTheme="minorEastAsia" w:hAnsiTheme="minorHAnsi"/>
          <w:noProof/>
          <w:lang w:val="en-US"/>
        </w:rPr>
      </w:pPr>
      <w:hyperlink w:anchor="_Toc23845937" w:history="1">
        <w:r w:rsidR="00BA4815" w:rsidRPr="00F5104B">
          <w:rPr>
            <w:rStyle w:val="Hyperlink"/>
            <w:noProof/>
          </w:rPr>
          <w:t>Figura 32: Ruajtja e modelit të trajnuar në makinën lokale</w:t>
        </w:r>
        <w:r w:rsidR="00BA4815">
          <w:rPr>
            <w:noProof/>
            <w:webHidden/>
          </w:rPr>
          <w:tab/>
        </w:r>
        <w:r w:rsidR="00BA4815">
          <w:rPr>
            <w:noProof/>
            <w:webHidden/>
          </w:rPr>
          <w:fldChar w:fldCharType="begin"/>
        </w:r>
        <w:r w:rsidR="00BA4815">
          <w:rPr>
            <w:noProof/>
            <w:webHidden/>
          </w:rPr>
          <w:instrText xml:space="preserve"> PAGEREF _Toc23845937 \h </w:instrText>
        </w:r>
        <w:r w:rsidR="00BA4815">
          <w:rPr>
            <w:noProof/>
            <w:webHidden/>
          </w:rPr>
        </w:r>
        <w:r w:rsidR="00BA4815">
          <w:rPr>
            <w:noProof/>
            <w:webHidden/>
          </w:rPr>
          <w:fldChar w:fldCharType="separate"/>
        </w:r>
        <w:r w:rsidR="00BA4815">
          <w:rPr>
            <w:noProof/>
            <w:webHidden/>
          </w:rPr>
          <w:t>31</w:t>
        </w:r>
        <w:r w:rsidR="00BA4815">
          <w:rPr>
            <w:noProof/>
            <w:webHidden/>
          </w:rPr>
          <w:fldChar w:fldCharType="end"/>
        </w:r>
      </w:hyperlink>
    </w:p>
    <w:p w14:paraId="3BB7E617" w14:textId="2BE883F4" w:rsidR="00BA4815" w:rsidRDefault="003E5AC6">
      <w:pPr>
        <w:pStyle w:val="TableofFigures"/>
        <w:tabs>
          <w:tab w:val="right" w:leader="dot" w:pos="9350"/>
        </w:tabs>
        <w:rPr>
          <w:rFonts w:asciiTheme="minorHAnsi" w:eastAsiaTheme="minorEastAsia" w:hAnsiTheme="minorHAnsi"/>
          <w:noProof/>
          <w:lang w:val="en-US"/>
        </w:rPr>
      </w:pPr>
      <w:hyperlink w:anchor="_Toc23845938" w:history="1">
        <w:r w:rsidR="00BA4815" w:rsidRPr="00F5104B">
          <w:rPr>
            <w:rStyle w:val="Hyperlink"/>
            <w:noProof/>
          </w:rPr>
          <w:t>Figura 33: Shembull i gjetjes e një intervali ndër kuartile</w:t>
        </w:r>
        <w:r w:rsidR="00BA4815">
          <w:rPr>
            <w:noProof/>
            <w:webHidden/>
          </w:rPr>
          <w:tab/>
        </w:r>
        <w:r w:rsidR="00BA4815">
          <w:rPr>
            <w:noProof/>
            <w:webHidden/>
          </w:rPr>
          <w:fldChar w:fldCharType="begin"/>
        </w:r>
        <w:r w:rsidR="00BA4815">
          <w:rPr>
            <w:noProof/>
            <w:webHidden/>
          </w:rPr>
          <w:instrText xml:space="preserve"> PAGEREF _Toc23845938 \h </w:instrText>
        </w:r>
        <w:r w:rsidR="00BA4815">
          <w:rPr>
            <w:noProof/>
            <w:webHidden/>
          </w:rPr>
        </w:r>
        <w:r w:rsidR="00BA4815">
          <w:rPr>
            <w:noProof/>
            <w:webHidden/>
          </w:rPr>
          <w:fldChar w:fldCharType="separate"/>
        </w:r>
        <w:r w:rsidR="00BA4815">
          <w:rPr>
            <w:noProof/>
            <w:webHidden/>
          </w:rPr>
          <w:t>32</w:t>
        </w:r>
        <w:r w:rsidR="00BA4815">
          <w:rPr>
            <w:noProof/>
            <w:webHidden/>
          </w:rPr>
          <w:fldChar w:fldCharType="end"/>
        </w:r>
      </w:hyperlink>
    </w:p>
    <w:p w14:paraId="1902E06B" w14:textId="59B74271" w:rsidR="00BA4815" w:rsidRDefault="003E5AC6">
      <w:pPr>
        <w:pStyle w:val="TableofFigures"/>
        <w:tabs>
          <w:tab w:val="right" w:leader="dot" w:pos="9350"/>
        </w:tabs>
        <w:rPr>
          <w:rFonts w:asciiTheme="minorHAnsi" w:eastAsiaTheme="minorEastAsia" w:hAnsiTheme="minorHAnsi"/>
          <w:noProof/>
          <w:lang w:val="en-US"/>
        </w:rPr>
      </w:pPr>
      <w:hyperlink w:anchor="_Toc23845939" w:history="1">
        <w:r w:rsidR="00BA4815" w:rsidRPr="00F5104B">
          <w:rPr>
            <w:rStyle w:val="Hyperlink"/>
            <w:noProof/>
          </w:rPr>
          <w:t>Figura 34: Struktura MVC në Scala</w:t>
        </w:r>
        <w:r w:rsidR="00BA4815">
          <w:rPr>
            <w:noProof/>
            <w:webHidden/>
          </w:rPr>
          <w:tab/>
        </w:r>
        <w:r w:rsidR="00BA4815">
          <w:rPr>
            <w:noProof/>
            <w:webHidden/>
          </w:rPr>
          <w:fldChar w:fldCharType="begin"/>
        </w:r>
        <w:r w:rsidR="00BA4815">
          <w:rPr>
            <w:noProof/>
            <w:webHidden/>
          </w:rPr>
          <w:instrText xml:space="preserve"> PAGEREF _Toc23845939 \h </w:instrText>
        </w:r>
        <w:r w:rsidR="00BA4815">
          <w:rPr>
            <w:noProof/>
            <w:webHidden/>
          </w:rPr>
        </w:r>
        <w:r w:rsidR="00BA4815">
          <w:rPr>
            <w:noProof/>
            <w:webHidden/>
          </w:rPr>
          <w:fldChar w:fldCharType="separate"/>
        </w:r>
        <w:r w:rsidR="00BA4815">
          <w:rPr>
            <w:noProof/>
            <w:webHidden/>
          </w:rPr>
          <w:t>33</w:t>
        </w:r>
        <w:r w:rsidR="00BA4815">
          <w:rPr>
            <w:noProof/>
            <w:webHidden/>
          </w:rPr>
          <w:fldChar w:fldCharType="end"/>
        </w:r>
      </w:hyperlink>
    </w:p>
    <w:p w14:paraId="1E68171B" w14:textId="4A8E1F1B" w:rsidR="00BA4815" w:rsidRDefault="003E5AC6">
      <w:pPr>
        <w:pStyle w:val="TableofFigures"/>
        <w:tabs>
          <w:tab w:val="right" w:leader="dot" w:pos="9350"/>
        </w:tabs>
        <w:rPr>
          <w:rFonts w:asciiTheme="minorHAnsi" w:eastAsiaTheme="minorEastAsia" w:hAnsiTheme="minorHAnsi"/>
          <w:noProof/>
          <w:lang w:val="en-US"/>
        </w:rPr>
      </w:pPr>
      <w:hyperlink w:anchor="_Toc23845940" w:history="1">
        <w:r w:rsidR="00BA4815" w:rsidRPr="00F5104B">
          <w:rPr>
            <w:rStyle w:val="Hyperlink"/>
            <w:noProof/>
          </w:rPr>
          <w:t>Figura 35: Paraqitja e objektit Pre</w:t>
        </w:r>
        <w:r w:rsidR="00BA4815">
          <w:rPr>
            <w:noProof/>
            <w:webHidden/>
          </w:rPr>
          <w:tab/>
        </w:r>
        <w:r w:rsidR="00BA4815">
          <w:rPr>
            <w:noProof/>
            <w:webHidden/>
          </w:rPr>
          <w:fldChar w:fldCharType="begin"/>
        </w:r>
        <w:r w:rsidR="00BA4815">
          <w:rPr>
            <w:noProof/>
            <w:webHidden/>
          </w:rPr>
          <w:instrText xml:space="preserve"> PAGEREF _Toc23845940 \h </w:instrText>
        </w:r>
        <w:r w:rsidR="00BA4815">
          <w:rPr>
            <w:noProof/>
            <w:webHidden/>
          </w:rPr>
        </w:r>
        <w:r w:rsidR="00BA4815">
          <w:rPr>
            <w:noProof/>
            <w:webHidden/>
          </w:rPr>
          <w:fldChar w:fldCharType="separate"/>
        </w:r>
        <w:r w:rsidR="00BA4815">
          <w:rPr>
            <w:noProof/>
            <w:webHidden/>
          </w:rPr>
          <w:t>33</w:t>
        </w:r>
        <w:r w:rsidR="00BA4815">
          <w:rPr>
            <w:noProof/>
            <w:webHidden/>
          </w:rPr>
          <w:fldChar w:fldCharType="end"/>
        </w:r>
      </w:hyperlink>
    </w:p>
    <w:p w14:paraId="1A4B1D0F" w14:textId="41448A05" w:rsidR="00BA4815" w:rsidRDefault="003E5AC6">
      <w:pPr>
        <w:pStyle w:val="TableofFigures"/>
        <w:tabs>
          <w:tab w:val="right" w:leader="dot" w:pos="9350"/>
        </w:tabs>
        <w:rPr>
          <w:rFonts w:asciiTheme="minorHAnsi" w:eastAsiaTheme="minorEastAsia" w:hAnsiTheme="minorHAnsi"/>
          <w:noProof/>
          <w:lang w:val="en-US"/>
        </w:rPr>
      </w:pPr>
      <w:hyperlink w:anchor="_Toc23845941" w:history="1">
        <w:r w:rsidR="00BA4815" w:rsidRPr="00F5104B">
          <w:rPr>
            <w:rStyle w:val="Hyperlink"/>
            <w:noProof/>
          </w:rPr>
          <w:t>Figura 36: Paraqitja e objektit Dataset</w:t>
        </w:r>
        <w:r w:rsidR="00BA4815">
          <w:rPr>
            <w:noProof/>
            <w:webHidden/>
          </w:rPr>
          <w:tab/>
        </w:r>
        <w:r w:rsidR="00BA4815">
          <w:rPr>
            <w:noProof/>
            <w:webHidden/>
          </w:rPr>
          <w:fldChar w:fldCharType="begin"/>
        </w:r>
        <w:r w:rsidR="00BA4815">
          <w:rPr>
            <w:noProof/>
            <w:webHidden/>
          </w:rPr>
          <w:instrText xml:space="preserve"> PAGEREF _Toc23845941 \h </w:instrText>
        </w:r>
        <w:r w:rsidR="00BA4815">
          <w:rPr>
            <w:noProof/>
            <w:webHidden/>
          </w:rPr>
        </w:r>
        <w:r w:rsidR="00BA4815">
          <w:rPr>
            <w:noProof/>
            <w:webHidden/>
          </w:rPr>
          <w:fldChar w:fldCharType="separate"/>
        </w:r>
        <w:r w:rsidR="00BA4815">
          <w:rPr>
            <w:noProof/>
            <w:webHidden/>
          </w:rPr>
          <w:t>34</w:t>
        </w:r>
        <w:r w:rsidR="00BA4815">
          <w:rPr>
            <w:noProof/>
            <w:webHidden/>
          </w:rPr>
          <w:fldChar w:fldCharType="end"/>
        </w:r>
      </w:hyperlink>
    </w:p>
    <w:p w14:paraId="4EA68F68" w14:textId="5410E6B4" w:rsidR="00BA4815" w:rsidRDefault="003E5AC6">
      <w:pPr>
        <w:pStyle w:val="TableofFigures"/>
        <w:tabs>
          <w:tab w:val="right" w:leader="dot" w:pos="9350"/>
        </w:tabs>
        <w:rPr>
          <w:rFonts w:asciiTheme="minorHAnsi" w:eastAsiaTheme="minorEastAsia" w:hAnsiTheme="minorHAnsi"/>
          <w:noProof/>
          <w:lang w:val="en-US"/>
        </w:rPr>
      </w:pPr>
      <w:hyperlink w:anchor="_Toc23845942" w:history="1">
        <w:r w:rsidR="00BA4815" w:rsidRPr="00F5104B">
          <w:rPr>
            <w:rStyle w:val="Hyperlink"/>
            <w:noProof/>
          </w:rPr>
          <w:t>Figura 37: Fazat të reprezentuar si Json objekte – data seti 1</w:t>
        </w:r>
        <w:r w:rsidR="00BA4815">
          <w:rPr>
            <w:noProof/>
            <w:webHidden/>
          </w:rPr>
          <w:tab/>
        </w:r>
        <w:r w:rsidR="00BA4815">
          <w:rPr>
            <w:noProof/>
            <w:webHidden/>
          </w:rPr>
          <w:fldChar w:fldCharType="begin"/>
        </w:r>
        <w:r w:rsidR="00BA4815">
          <w:rPr>
            <w:noProof/>
            <w:webHidden/>
          </w:rPr>
          <w:instrText xml:space="preserve"> PAGEREF _Toc23845942 \h </w:instrText>
        </w:r>
        <w:r w:rsidR="00BA4815">
          <w:rPr>
            <w:noProof/>
            <w:webHidden/>
          </w:rPr>
        </w:r>
        <w:r w:rsidR="00BA4815">
          <w:rPr>
            <w:noProof/>
            <w:webHidden/>
          </w:rPr>
          <w:fldChar w:fldCharType="separate"/>
        </w:r>
        <w:r w:rsidR="00BA4815">
          <w:rPr>
            <w:noProof/>
            <w:webHidden/>
          </w:rPr>
          <w:t>35</w:t>
        </w:r>
        <w:r w:rsidR="00BA4815">
          <w:rPr>
            <w:noProof/>
            <w:webHidden/>
          </w:rPr>
          <w:fldChar w:fldCharType="end"/>
        </w:r>
      </w:hyperlink>
    </w:p>
    <w:p w14:paraId="66D86325" w14:textId="52AE0B66" w:rsidR="00BA4815" w:rsidRDefault="003E5AC6">
      <w:pPr>
        <w:pStyle w:val="TableofFigures"/>
        <w:tabs>
          <w:tab w:val="right" w:leader="dot" w:pos="9350"/>
        </w:tabs>
        <w:rPr>
          <w:rFonts w:asciiTheme="minorHAnsi" w:eastAsiaTheme="minorEastAsia" w:hAnsiTheme="minorHAnsi"/>
          <w:noProof/>
          <w:lang w:val="en-US"/>
        </w:rPr>
      </w:pPr>
      <w:hyperlink w:anchor="_Toc23845943" w:history="1">
        <w:r w:rsidR="00BA4815" w:rsidRPr="00F5104B">
          <w:rPr>
            <w:rStyle w:val="Hyperlink"/>
            <w:noProof/>
          </w:rPr>
          <w:t>Figura 38: Fazat të reprezentuar si Json objekte - data seti 2</w:t>
        </w:r>
        <w:r w:rsidR="00BA4815">
          <w:rPr>
            <w:noProof/>
            <w:webHidden/>
          </w:rPr>
          <w:tab/>
        </w:r>
        <w:r w:rsidR="00BA4815">
          <w:rPr>
            <w:noProof/>
            <w:webHidden/>
          </w:rPr>
          <w:fldChar w:fldCharType="begin"/>
        </w:r>
        <w:r w:rsidR="00BA4815">
          <w:rPr>
            <w:noProof/>
            <w:webHidden/>
          </w:rPr>
          <w:instrText xml:space="preserve"> PAGEREF _Toc23845943 \h </w:instrText>
        </w:r>
        <w:r w:rsidR="00BA4815">
          <w:rPr>
            <w:noProof/>
            <w:webHidden/>
          </w:rPr>
        </w:r>
        <w:r w:rsidR="00BA4815">
          <w:rPr>
            <w:noProof/>
            <w:webHidden/>
          </w:rPr>
          <w:fldChar w:fldCharType="separate"/>
        </w:r>
        <w:r w:rsidR="00BA4815">
          <w:rPr>
            <w:noProof/>
            <w:webHidden/>
          </w:rPr>
          <w:t>35</w:t>
        </w:r>
        <w:r w:rsidR="00BA4815">
          <w:rPr>
            <w:noProof/>
            <w:webHidden/>
          </w:rPr>
          <w:fldChar w:fldCharType="end"/>
        </w:r>
      </w:hyperlink>
    </w:p>
    <w:p w14:paraId="16605E88" w14:textId="67E5D1C3" w:rsidR="00BA4815" w:rsidRDefault="003E5AC6">
      <w:pPr>
        <w:pStyle w:val="TableofFigures"/>
        <w:tabs>
          <w:tab w:val="right" w:leader="dot" w:pos="9350"/>
        </w:tabs>
        <w:rPr>
          <w:rFonts w:asciiTheme="minorHAnsi" w:eastAsiaTheme="minorEastAsia" w:hAnsiTheme="minorHAnsi"/>
          <w:noProof/>
          <w:lang w:val="en-US"/>
        </w:rPr>
      </w:pPr>
      <w:hyperlink w:anchor="_Toc23845944" w:history="1">
        <w:r w:rsidR="00BA4815" w:rsidRPr="00F5104B">
          <w:rPr>
            <w:rStyle w:val="Hyperlink"/>
            <w:noProof/>
          </w:rPr>
          <w:t>Figura 39: K-Means në Scala</w:t>
        </w:r>
        <w:r w:rsidR="00BA4815">
          <w:rPr>
            <w:noProof/>
            <w:webHidden/>
          </w:rPr>
          <w:tab/>
        </w:r>
        <w:r w:rsidR="00BA4815">
          <w:rPr>
            <w:noProof/>
            <w:webHidden/>
          </w:rPr>
          <w:fldChar w:fldCharType="begin"/>
        </w:r>
        <w:r w:rsidR="00BA4815">
          <w:rPr>
            <w:noProof/>
            <w:webHidden/>
          </w:rPr>
          <w:instrText xml:space="preserve"> PAGEREF _Toc23845944 \h </w:instrText>
        </w:r>
        <w:r w:rsidR="00BA4815">
          <w:rPr>
            <w:noProof/>
            <w:webHidden/>
          </w:rPr>
        </w:r>
        <w:r w:rsidR="00BA4815">
          <w:rPr>
            <w:noProof/>
            <w:webHidden/>
          </w:rPr>
          <w:fldChar w:fldCharType="separate"/>
        </w:r>
        <w:r w:rsidR="00BA4815">
          <w:rPr>
            <w:noProof/>
            <w:webHidden/>
          </w:rPr>
          <w:t>36</w:t>
        </w:r>
        <w:r w:rsidR="00BA4815">
          <w:rPr>
            <w:noProof/>
            <w:webHidden/>
          </w:rPr>
          <w:fldChar w:fldCharType="end"/>
        </w:r>
      </w:hyperlink>
    </w:p>
    <w:p w14:paraId="0A1743F4" w14:textId="2AEFAED1" w:rsidR="00BA4815" w:rsidRDefault="003E5AC6">
      <w:pPr>
        <w:pStyle w:val="TableofFigures"/>
        <w:tabs>
          <w:tab w:val="right" w:leader="dot" w:pos="9350"/>
        </w:tabs>
        <w:rPr>
          <w:rFonts w:asciiTheme="minorHAnsi" w:eastAsiaTheme="minorEastAsia" w:hAnsiTheme="minorHAnsi"/>
          <w:noProof/>
          <w:lang w:val="en-US"/>
        </w:rPr>
      </w:pPr>
      <w:hyperlink w:anchor="_Toc23845945" w:history="1">
        <w:r w:rsidR="00BA4815" w:rsidRPr="00F5104B">
          <w:rPr>
            <w:rStyle w:val="Hyperlink"/>
            <w:noProof/>
          </w:rPr>
          <w:t>Figura 40: Forma e predikimit POST</w:t>
        </w:r>
        <w:r w:rsidR="00BA4815">
          <w:rPr>
            <w:noProof/>
            <w:webHidden/>
          </w:rPr>
          <w:tab/>
        </w:r>
        <w:r w:rsidR="00BA4815">
          <w:rPr>
            <w:noProof/>
            <w:webHidden/>
          </w:rPr>
          <w:fldChar w:fldCharType="begin"/>
        </w:r>
        <w:r w:rsidR="00BA4815">
          <w:rPr>
            <w:noProof/>
            <w:webHidden/>
          </w:rPr>
          <w:instrText xml:space="preserve"> PAGEREF _Toc23845945 \h </w:instrText>
        </w:r>
        <w:r w:rsidR="00BA4815">
          <w:rPr>
            <w:noProof/>
            <w:webHidden/>
          </w:rPr>
        </w:r>
        <w:r w:rsidR="00BA4815">
          <w:rPr>
            <w:noProof/>
            <w:webHidden/>
          </w:rPr>
          <w:fldChar w:fldCharType="separate"/>
        </w:r>
        <w:r w:rsidR="00BA4815">
          <w:rPr>
            <w:noProof/>
            <w:webHidden/>
          </w:rPr>
          <w:t>36</w:t>
        </w:r>
        <w:r w:rsidR="00BA4815">
          <w:rPr>
            <w:noProof/>
            <w:webHidden/>
          </w:rPr>
          <w:fldChar w:fldCharType="end"/>
        </w:r>
      </w:hyperlink>
    </w:p>
    <w:p w14:paraId="39969220" w14:textId="123EDBFE" w:rsidR="00BA4815" w:rsidRDefault="003E5AC6">
      <w:pPr>
        <w:pStyle w:val="TableofFigures"/>
        <w:tabs>
          <w:tab w:val="right" w:leader="dot" w:pos="9350"/>
        </w:tabs>
        <w:rPr>
          <w:rFonts w:asciiTheme="minorHAnsi" w:eastAsiaTheme="minorEastAsia" w:hAnsiTheme="minorHAnsi"/>
          <w:noProof/>
          <w:lang w:val="en-US"/>
        </w:rPr>
      </w:pPr>
      <w:hyperlink w:anchor="_Toc23845946" w:history="1">
        <w:r w:rsidR="00BA4815" w:rsidRPr="00F5104B">
          <w:rPr>
            <w:rStyle w:val="Hyperlink"/>
            <w:noProof/>
          </w:rPr>
          <w:t>Figura 41: Rezultati i POST kërkesës për predikim</w:t>
        </w:r>
        <w:r w:rsidR="00BA4815">
          <w:rPr>
            <w:noProof/>
            <w:webHidden/>
          </w:rPr>
          <w:tab/>
        </w:r>
        <w:r w:rsidR="00BA4815">
          <w:rPr>
            <w:noProof/>
            <w:webHidden/>
          </w:rPr>
          <w:fldChar w:fldCharType="begin"/>
        </w:r>
        <w:r w:rsidR="00BA4815">
          <w:rPr>
            <w:noProof/>
            <w:webHidden/>
          </w:rPr>
          <w:instrText xml:space="preserve"> PAGEREF _Toc23845946 \h </w:instrText>
        </w:r>
        <w:r w:rsidR="00BA4815">
          <w:rPr>
            <w:noProof/>
            <w:webHidden/>
          </w:rPr>
        </w:r>
        <w:r w:rsidR="00BA4815">
          <w:rPr>
            <w:noProof/>
            <w:webHidden/>
          </w:rPr>
          <w:fldChar w:fldCharType="separate"/>
        </w:r>
        <w:r w:rsidR="00BA4815">
          <w:rPr>
            <w:noProof/>
            <w:webHidden/>
          </w:rPr>
          <w:t>36</w:t>
        </w:r>
        <w:r w:rsidR="00BA4815">
          <w:rPr>
            <w:noProof/>
            <w:webHidden/>
          </w:rPr>
          <w:fldChar w:fldCharType="end"/>
        </w:r>
      </w:hyperlink>
    </w:p>
    <w:p w14:paraId="6E8B9EE9" w14:textId="6070AF16" w:rsidR="00C3132A" w:rsidRDefault="00C3132A" w:rsidP="00C3132A">
      <w:r>
        <w:fldChar w:fldCharType="end"/>
      </w:r>
    </w:p>
    <w:p w14:paraId="57ADBC90" w14:textId="24CE600E" w:rsidR="00C3132A" w:rsidRDefault="00C3132A" w:rsidP="00C3132A">
      <w:pPr>
        <w:pStyle w:val="Title"/>
        <w:jc w:val="left"/>
      </w:pPr>
      <w:r>
        <w:t>Lista e tabelave</w:t>
      </w:r>
    </w:p>
    <w:p w14:paraId="1C47AEBD" w14:textId="77777777" w:rsidR="00C3132A" w:rsidRPr="00C3132A" w:rsidRDefault="00C3132A" w:rsidP="00C3132A"/>
    <w:p w14:paraId="597C05E8" w14:textId="12384CD6" w:rsidR="00133A51" w:rsidRDefault="00C3132A">
      <w:pPr>
        <w:pStyle w:val="TableofFigures"/>
        <w:tabs>
          <w:tab w:val="right" w:leader="dot" w:pos="9350"/>
        </w:tabs>
        <w:rPr>
          <w:rFonts w:asciiTheme="minorHAnsi" w:eastAsiaTheme="minorEastAsia" w:hAnsiTheme="minorHAnsi"/>
          <w:noProof/>
          <w:lang w:val="en-US"/>
        </w:rPr>
      </w:pPr>
      <w:r>
        <w:fldChar w:fldCharType="begin"/>
      </w:r>
      <w:r>
        <w:instrText xml:space="preserve"> TOC \h \z \c "Tabela" </w:instrText>
      </w:r>
      <w:r>
        <w:fldChar w:fldCharType="separate"/>
      </w:r>
      <w:hyperlink w:anchor="_Toc23844086" w:history="1">
        <w:r w:rsidR="00133A51" w:rsidRPr="00EB4663">
          <w:rPr>
            <w:rStyle w:val="Hyperlink"/>
            <w:noProof/>
          </w:rPr>
          <w:t>Tabela 1: pika fundore index</w:t>
        </w:r>
        <w:r w:rsidR="00133A51">
          <w:rPr>
            <w:noProof/>
            <w:webHidden/>
          </w:rPr>
          <w:tab/>
        </w:r>
        <w:r w:rsidR="00133A51">
          <w:rPr>
            <w:noProof/>
            <w:webHidden/>
          </w:rPr>
          <w:fldChar w:fldCharType="begin"/>
        </w:r>
        <w:r w:rsidR="00133A51">
          <w:rPr>
            <w:noProof/>
            <w:webHidden/>
          </w:rPr>
          <w:instrText xml:space="preserve"> PAGEREF _Toc23844086 \h </w:instrText>
        </w:r>
        <w:r w:rsidR="00133A51">
          <w:rPr>
            <w:noProof/>
            <w:webHidden/>
          </w:rPr>
        </w:r>
        <w:r w:rsidR="00133A51">
          <w:rPr>
            <w:noProof/>
            <w:webHidden/>
          </w:rPr>
          <w:fldChar w:fldCharType="separate"/>
        </w:r>
        <w:r w:rsidR="00133A51">
          <w:rPr>
            <w:noProof/>
            <w:webHidden/>
          </w:rPr>
          <w:t>37</w:t>
        </w:r>
        <w:r w:rsidR="00133A51">
          <w:rPr>
            <w:noProof/>
            <w:webHidden/>
          </w:rPr>
          <w:fldChar w:fldCharType="end"/>
        </w:r>
      </w:hyperlink>
    </w:p>
    <w:p w14:paraId="05FB7F89" w14:textId="3AEE01F5" w:rsidR="00133A51" w:rsidRDefault="003E5AC6">
      <w:pPr>
        <w:pStyle w:val="TableofFigures"/>
        <w:tabs>
          <w:tab w:val="right" w:leader="dot" w:pos="9350"/>
        </w:tabs>
        <w:rPr>
          <w:rFonts w:asciiTheme="minorHAnsi" w:eastAsiaTheme="minorEastAsia" w:hAnsiTheme="minorHAnsi"/>
          <w:noProof/>
          <w:lang w:val="en-US"/>
        </w:rPr>
      </w:pPr>
      <w:hyperlink w:anchor="_Toc23844087" w:history="1">
        <w:r w:rsidR="00133A51" w:rsidRPr="00EB4663">
          <w:rPr>
            <w:rStyle w:val="Hyperlink"/>
            <w:noProof/>
          </w:rPr>
          <w:t>Tabela 2: pika fundore getColumns</w:t>
        </w:r>
        <w:r w:rsidR="00133A51">
          <w:rPr>
            <w:noProof/>
            <w:webHidden/>
          </w:rPr>
          <w:tab/>
        </w:r>
        <w:r w:rsidR="00133A51">
          <w:rPr>
            <w:noProof/>
            <w:webHidden/>
          </w:rPr>
          <w:fldChar w:fldCharType="begin"/>
        </w:r>
        <w:r w:rsidR="00133A51">
          <w:rPr>
            <w:noProof/>
            <w:webHidden/>
          </w:rPr>
          <w:instrText xml:space="preserve"> PAGEREF _Toc23844087 \h </w:instrText>
        </w:r>
        <w:r w:rsidR="00133A51">
          <w:rPr>
            <w:noProof/>
            <w:webHidden/>
          </w:rPr>
        </w:r>
        <w:r w:rsidR="00133A51">
          <w:rPr>
            <w:noProof/>
            <w:webHidden/>
          </w:rPr>
          <w:fldChar w:fldCharType="separate"/>
        </w:r>
        <w:r w:rsidR="00133A51">
          <w:rPr>
            <w:noProof/>
            <w:webHidden/>
          </w:rPr>
          <w:t>37</w:t>
        </w:r>
        <w:r w:rsidR="00133A51">
          <w:rPr>
            <w:noProof/>
            <w:webHidden/>
          </w:rPr>
          <w:fldChar w:fldCharType="end"/>
        </w:r>
      </w:hyperlink>
    </w:p>
    <w:p w14:paraId="1C584D9D" w14:textId="69AD2E35" w:rsidR="00133A51" w:rsidRDefault="003E5AC6">
      <w:pPr>
        <w:pStyle w:val="TableofFigures"/>
        <w:tabs>
          <w:tab w:val="right" w:leader="dot" w:pos="9350"/>
        </w:tabs>
        <w:rPr>
          <w:rFonts w:asciiTheme="minorHAnsi" w:eastAsiaTheme="minorEastAsia" w:hAnsiTheme="minorHAnsi"/>
          <w:noProof/>
          <w:lang w:val="en-US"/>
        </w:rPr>
      </w:pPr>
      <w:hyperlink w:anchor="_Toc23844088" w:history="1">
        <w:r w:rsidR="00133A51" w:rsidRPr="00EB4663">
          <w:rPr>
            <w:rStyle w:val="Hyperlink"/>
            <w:noProof/>
          </w:rPr>
          <w:t>Tabela 3: pika fundore getSample</w:t>
        </w:r>
        <w:r w:rsidR="00133A51">
          <w:rPr>
            <w:noProof/>
            <w:webHidden/>
          </w:rPr>
          <w:tab/>
        </w:r>
        <w:r w:rsidR="00133A51">
          <w:rPr>
            <w:noProof/>
            <w:webHidden/>
          </w:rPr>
          <w:fldChar w:fldCharType="begin"/>
        </w:r>
        <w:r w:rsidR="00133A51">
          <w:rPr>
            <w:noProof/>
            <w:webHidden/>
          </w:rPr>
          <w:instrText xml:space="preserve"> PAGEREF _Toc23844088 \h </w:instrText>
        </w:r>
        <w:r w:rsidR="00133A51">
          <w:rPr>
            <w:noProof/>
            <w:webHidden/>
          </w:rPr>
        </w:r>
        <w:r w:rsidR="00133A51">
          <w:rPr>
            <w:noProof/>
            <w:webHidden/>
          </w:rPr>
          <w:fldChar w:fldCharType="separate"/>
        </w:r>
        <w:r w:rsidR="00133A51">
          <w:rPr>
            <w:noProof/>
            <w:webHidden/>
          </w:rPr>
          <w:t>37</w:t>
        </w:r>
        <w:r w:rsidR="00133A51">
          <w:rPr>
            <w:noProof/>
            <w:webHidden/>
          </w:rPr>
          <w:fldChar w:fldCharType="end"/>
        </w:r>
      </w:hyperlink>
    </w:p>
    <w:p w14:paraId="02A64546" w14:textId="058370F8" w:rsidR="00133A51" w:rsidRDefault="003E5AC6">
      <w:pPr>
        <w:pStyle w:val="TableofFigures"/>
        <w:tabs>
          <w:tab w:val="right" w:leader="dot" w:pos="9350"/>
        </w:tabs>
        <w:rPr>
          <w:rFonts w:asciiTheme="minorHAnsi" w:eastAsiaTheme="minorEastAsia" w:hAnsiTheme="minorHAnsi"/>
          <w:noProof/>
          <w:lang w:val="en-US"/>
        </w:rPr>
      </w:pPr>
      <w:hyperlink w:anchor="_Toc23844089" w:history="1">
        <w:r w:rsidR="00133A51" w:rsidRPr="00EB4663">
          <w:rPr>
            <w:rStyle w:val="Hyperlink"/>
            <w:noProof/>
          </w:rPr>
          <w:t>Tabela 4: pika fundore getStages</w:t>
        </w:r>
        <w:r w:rsidR="00133A51">
          <w:rPr>
            <w:noProof/>
            <w:webHidden/>
          </w:rPr>
          <w:tab/>
        </w:r>
        <w:r w:rsidR="00133A51">
          <w:rPr>
            <w:noProof/>
            <w:webHidden/>
          </w:rPr>
          <w:fldChar w:fldCharType="begin"/>
        </w:r>
        <w:r w:rsidR="00133A51">
          <w:rPr>
            <w:noProof/>
            <w:webHidden/>
          </w:rPr>
          <w:instrText xml:space="preserve"> PAGEREF _Toc23844089 \h </w:instrText>
        </w:r>
        <w:r w:rsidR="00133A51">
          <w:rPr>
            <w:noProof/>
            <w:webHidden/>
          </w:rPr>
        </w:r>
        <w:r w:rsidR="00133A51">
          <w:rPr>
            <w:noProof/>
            <w:webHidden/>
          </w:rPr>
          <w:fldChar w:fldCharType="separate"/>
        </w:r>
        <w:r w:rsidR="00133A51">
          <w:rPr>
            <w:noProof/>
            <w:webHidden/>
          </w:rPr>
          <w:t>38</w:t>
        </w:r>
        <w:r w:rsidR="00133A51">
          <w:rPr>
            <w:noProof/>
            <w:webHidden/>
          </w:rPr>
          <w:fldChar w:fldCharType="end"/>
        </w:r>
      </w:hyperlink>
    </w:p>
    <w:p w14:paraId="3FBC3B9D" w14:textId="25A7F9E3" w:rsidR="00133A51" w:rsidRDefault="003E5AC6">
      <w:pPr>
        <w:pStyle w:val="TableofFigures"/>
        <w:tabs>
          <w:tab w:val="right" w:leader="dot" w:pos="9350"/>
        </w:tabs>
        <w:rPr>
          <w:rFonts w:asciiTheme="minorHAnsi" w:eastAsiaTheme="minorEastAsia" w:hAnsiTheme="minorHAnsi"/>
          <w:noProof/>
          <w:lang w:val="en-US"/>
        </w:rPr>
      </w:pPr>
      <w:hyperlink w:anchor="_Toc23844090" w:history="1">
        <w:r w:rsidR="00133A51" w:rsidRPr="00EB4663">
          <w:rPr>
            <w:rStyle w:val="Hyperlink"/>
            <w:noProof/>
          </w:rPr>
          <w:t>Tabela 5: pika fundore getCorrelationMatrix</w:t>
        </w:r>
        <w:r w:rsidR="00133A51">
          <w:rPr>
            <w:noProof/>
            <w:webHidden/>
          </w:rPr>
          <w:tab/>
        </w:r>
        <w:r w:rsidR="00133A51">
          <w:rPr>
            <w:noProof/>
            <w:webHidden/>
          </w:rPr>
          <w:fldChar w:fldCharType="begin"/>
        </w:r>
        <w:r w:rsidR="00133A51">
          <w:rPr>
            <w:noProof/>
            <w:webHidden/>
          </w:rPr>
          <w:instrText xml:space="preserve"> PAGEREF _Toc23844090 \h </w:instrText>
        </w:r>
        <w:r w:rsidR="00133A51">
          <w:rPr>
            <w:noProof/>
            <w:webHidden/>
          </w:rPr>
        </w:r>
        <w:r w:rsidR="00133A51">
          <w:rPr>
            <w:noProof/>
            <w:webHidden/>
          </w:rPr>
          <w:fldChar w:fldCharType="separate"/>
        </w:r>
        <w:r w:rsidR="00133A51">
          <w:rPr>
            <w:noProof/>
            <w:webHidden/>
          </w:rPr>
          <w:t>38</w:t>
        </w:r>
        <w:r w:rsidR="00133A51">
          <w:rPr>
            <w:noProof/>
            <w:webHidden/>
          </w:rPr>
          <w:fldChar w:fldCharType="end"/>
        </w:r>
      </w:hyperlink>
    </w:p>
    <w:p w14:paraId="3347BDD2" w14:textId="5E95DFFF" w:rsidR="00133A51" w:rsidRDefault="003E5AC6">
      <w:pPr>
        <w:pStyle w:val="TableofFigures"/>
        <w:tabs>
          <w:tab w:val="right" w:leader="dot" w:pos="9350"/>
        </w:tabs>
        <w:rPr>
          <w:rFonts w:asciiTheme="minorHAnsi" w:eastAsiaTheme="minorEastAsia" w:hAnsiTheme="minorHAnsi"/>
          <w:noProof/>
          <w:lang w:val="en-US"/>
        </w:rPr>
      </w:pPr>
      <w:hyperlink w:anchor="_Toc23844091" w:history="1">
        <w:r w:rsidR="00133A51" w:rsidRPr="00EB4663">
          <w:rPr>
            <w:rStyle w:val="Hyperlink"/>
            <w:noProof/>
          </w:rPr>
          <w:t>Tabela 6: pika fundore getGroupAndCount</w:t>
        </w:r>
        <w:r w:rsidR="00133A51">
          <w:rPr>
            <w:noProof/>
            <w:webHidden/>
          </w:rPr>
          <w:tab/>
        </w:r>
        <w:r w:rsidR="00133A51">
          <w:rPr>
            <w:noProof/>
            <w:webHidden/>
          </w:rPr>
          <w:fldChar w:fldCharType="begin"/>
        </w:r>
        <w:r w:rsidR="00133A51">
          <w:rPr>
            <w:noProof/>
            <w:webHidden/>
          </w:rPr>
          <w:instrText xml:space="preserve"> PAGEREF _Toc23844091 \h </w:instrText>
        </w:r>
        <w:r w:rsidR="00133A51">
          <w:rPr>
            <w:noProof/>
            <w:webHidden/>
          </w:rPr>
        </w:r>
        <w:r w:rsidR="00133A51">
          <w:rPr>
            <w:noProof/>
            <w:webHidden/>
          </w:rPr>
          <w:fldChar w:fldCharType="separate"/>
        </w:r>
        <w:r w:rsidR="00133A51">
          <w:rPr>
            <w:noProof/>
            <w:webHidden/>
          </w:rPr>
          <w:t>38</w:t>
        </w:r>
        <w:r w:rsidR="00133A51">
          <w:rPr>
            <w:noProof/>
            <w:webHidden/>
          </w:rPr>
          <w:fldChar w:fldCharType="end"/>
        </w:r>
      </w:hyperlink>
    </w:p>
    <w:p w14:paraId="6249EC37" w14:textId="5BED5841" w:rsidR="00133A51" w:rsidRDefault="003E5AC6">
      <w:pPr>
        <w:pStyle w:val="TableofFigures"/>
        <w:tabs>
          <w:tab w:val="right" w:leader="dot" w:pos="9350"/>
        </w:tabs>
        <w:rPr>
          <w:rFonts w:asciiTheme="minorHAnsi" w:eastAsiaTheme="minorEastAsia" w:hAnsiTheme="minorHAnsi"/>
          <w:noProof/>
          <w:lang w:val="en-US"/>
        </w:rPr>
      </w:pPr>
      <w:hyperlink w:anchor="_Toc23844092" w:history="1">
        <w:r w:rsidR="00133A51" w:rsidRPr="00EB4663">
          <w:rPr>
            <w:rStyle w:val="Hyperlink"/>
            <w:noProof/>
          </w:rPr>
          <w:t>Tabela 7: pika fundore getStats</w:t>
        </w:r>
        <w:r w:rsidR="00133A51">
          <w:rPr>
            <w:noProof/>
            <w:webHidden/>
          </w:rPr>
          <w:tab/>
        </w:r>
        <w:r w:rsidR="00133A51">
          <w:rPr>
            <w:noProof/>
            <w:webHidden/>
          </w:rPr>
          <w:fldChar w:fldCharType="begin"/>
        </w:r>
        <w:r w:rsidR="00133A51">
          <w:rPr>
            <w:noProof/>
            <w:webHidden/>
          </w:rPr>
          <w:instrText xml:space="preserve"> PAGEREF _Toc23844092 \h </w:instrText>
        </w:r>
        <w:r w:rsidR="00133A51">
          <w:rPr>
            <w:noProof/>
            <w:webHidden/>
          </w:rPr>
        </w:r>
        <w:r w:rsidR="00133A51">
          <w:rPr>
            <w:noProof/>
            <w:webHidden/>
          </w:rPr>
          <w:fldChar w:fldCharType="separate"/>
        </w:r>
        <w:r w:rsidR="00133A51">
          <w:rPr>
            <w:noProof/>
            <w:webHidden/>
          </w:rPr>
          <w:t>39</w:t>
        </w:r>
        <w:r w:rsidR="00133A51">
          <w:rPr>
            <w:noProof/>
            <w:webHidden/>
          </w:rPr>
          <w:fldChar w:fldCharType="end"/>
        </w:r>
      </w:hyperlink>
    </w:p>
    <w:p w14:paraId="48F7EC65" w14:textId="5667B6B0" w:rsidR="00133A51" w:rsidRDefault="003E5AC6">
      <w:pPr>
        <w:pStyle w:val="TableofFigures"/>
        <w:tabs>
          <w:tab w:val="right" w:leader="dot" w:pos="9350"/>
        </w:tabs>
        <w:rPr>
          <w:rFonts w:asciiTheme="minorHAnsi" w:eastAsiaTheme="minorEastAsia" w:hAnsiTheme="minorHAnsi"/>
          <w:noProof/>
          <w:lang w:val="en-US"/>
        </w:rPr>
      </w:pPr>
      <w:hyperlink w:anchor="_Toc23844093" w:history="1">
        <w:r w:rsidR="00133A51" w:rsidRPr="00EB4663">
          <w:rPr>
            <w:rStyle w:val="Hyperlink"/>
            <w:noProof/>
          </w:rPr>
          <w:t>Tabela 8: pika fundore getSchema</w:t>
        </w:r>
        <w:r w:rsidR="00133A51">
          <w:rPr>
            <w:noProof/>
            <w:webHidden/>
          </w:rPr>
          <w:tab/>
        </w:r>
        <w:r w:rsidR="00133A51">
          <w:rPr>
            <w:noProof/>
            <w:webHidden/>
          </w:rPr>
          <w:fldChar w:fldCharType="begin"/>
        </w:r>
        <w:r w:rsidR="00133A51">
          <w:rPr>
            <w:noProof/>
            <w:webHidden/>
          </w:rPr>
          <w:instrText xml:space="preserve"> PAGEREF _Toc23844093 \h </w:instrText>
        </w:r>
        <w:r w:rsidR="00133A51">
          <w:rPr>
            <w:noProof/>
            <w:webHidden/>
          </w:rPr>
        </w:r>
        <w:r w:rsidR="00133A51">
          <w:rPr>
            <w:noProof/>
            <w:webHidden/>
          </w:rPr>
          <w:fldChar w:fldCharType="separate"/>
        </w:r>
        <w:r w:rsidR="00133A51">
          <w:rPr>
            <w:noProof/>
            <w:webHidden/>
          </w:rPr>
          <w:t>39</w:t>
        </w:r>
        <w:r w:rsidR="00133A51">
          <w:rPr>
            <w:noProof/>
            <w:webHidden/>
          </w:rPr>
          <w:fldChar w:fldCharType="end"/>
        </w:r>
      </w:hyperlink>
    </w:p>
    <w:p w14:paraId="6A34C68A" w14:textId="44B9F735" w:rsidR="00133A51" w:rsidRDefault="003E5AC6">
      <w:pPr>
        <w:pStyle w:val="TableofFigures"/>
        <w:tabs>
          <w:tab w:val="right" w:leader="dot" w:pos="9350"/>
        </w:tabs>
        <w:rPr>
          <w:rFonts w:asciiTheme="minorHAnsi" w:eastAsiaTheme="minorEastAsia" w:hAnsiTheme="minorHAnsi"/>
          <w:noProof/>
          <w:lang w:val="en-US"/>
        </w:rPr>
      </w:pPr>
      <w:hyperlink w:anchor="_Toc23844094" w:history="1">
        <w:r w:rsidR="00133A51" w:rsidRPr="00EB4663">
          <w:rPr>
            <w:rStyle w:val="Hyperlink"/>
            <w:noProof/>
          </w:rPr>
          <w:t>Tabela 9: pika fundore getDoubleGroup</w:t>
        </w:r>
        <w:r w:rsidR="00133A51">
          <w:rPr>
            <w:noProof/>
            <w:webHidden/>
          </w:rPr>
          <w:tab/>
        </w:r>
        <w:r w:rsidR="00133A51">
          <w:rPr>
            <w:noProof/>
            <w:webHidden/>
          </w:rPr>
          <w:fldChar w:fldCharType="begin"/>
        </w:r>
        <w:r w:rsidR="00133A51">
          <w:rPr>
            <w:noProof/>
            <w:webHidden/>
          </w:rPr>
          <w:instrText xml:space="preserve"> PAGEREF _Toc23844094 \h </w:instrText>
        </w:r>
        <w:r w:rsidR="00133A51">
          <w:rPr>
            <w:noProof/>
            <w:webHidden/>
          </w:rPr>
        </w:r>
        <w:r w:rsidR="00133A51">
          <w:rPr>
            <w:noProof/>
            <w:webHidden/>
          </w:rPr>
          <w:fldChar w:fldCharType="separate"/>
        </w:r>
        <w:r w:rsidR="00133A51">
          <w:rPr>
            <w:noProof/>
            <w:webHidden/>
          </w:rPr>
          <w:t>39</w:t>
        </w:r>
        <w:r w:rsidR="00133A51">
          <w:rPr>
            <w:noProof/>
            <w:webHidden/>
          </w:rPr>
          <w:fldChar w:fldCharType="end"/>
        </w:r>
      </w:hyperlink>
    </w:p>
    <w:p w14:paraId="05B192E6" w14:textId="2B5EE703" w:rsidR="00133A51" w:rsidRDefault="003E5AC6">
      <w:pPr>
        <w:pStyle w:val="TableofFigures"/>
        <w:tabs>
          <w:tab w:val="right" w:leader="dot" w:pos="9350"/>
        </w:tabs>
        <w:rPr>
          <w:rFonts w:asciiTheme="minorHAnsi" w:eastAsiaTheme="minorEastAsia" w:hAnsiTheme="minorHAnsi"/>
          <w:noProof/>
          <w:lang w:val="en-US"/>
        </w:rPr>
      </w:pPr>
      <w:hyperlink w:anchor="_Toc23844095" w:history="1">
        <w:r w:rsidR="00133A51" w:rsidRPr="00EB4663">
          <w:rPr>
            <w:rStyle w:val="Hyperlink"/>
            <w:noProof/>
          </w:rPr>
          <w:t>Tabela 10: pika fundore postPredict</w:t>
        </w:r>
        <w:r w:rsidR="00133A51">
          <w:rPr>
            <w:noProof/>
            <w:webHidden/>
          </w:rPr>
          <w:tab/>
        </w:r>
        <w:r w:rsidR="00133A51">
          <w:rPr>
            <w:noProof/>
            <w:webHidden/>
          </w:rPr>
          <w:fldChar w:fldCharType="begin"/>
        </w:r>
        <w:r w:rsidR="00133A51">
          <w:rPr>
            <w:noProof/>
            <w:webHidden/>
          </w:rPr>
          <w:instrText xml:space="preserve"> PAGEREF _Toc23844095 \h </w:instrText>
        </w:r>
        <w:r w:rsidR="00133A51">
          <w:rPr>
            <w:noProof/>
            <w:webHidden/>
          </w:rPr>
        </w:r>
        <w:r w:rsidR="00133A51">
          <w:rPr>
            <w:noProof/>
            <w:webHidden/>
          </w:rPr>
          <w:fldChar w:fldCharType="separate"/>
        </w:r>
        <w:r w:rsidR="00133A51">
          <w:rPr>
            <w:noProof/>
            <w:webHidden/>
          </w:rPr>
          <w:t>40</w:t>
        </w:r>
        <w:r w:rsidR="00133A51">
          <w:rPr>
            <w:noProof/>
            <w:webHidden/>
          </w:rPr>
          <w:fldChar w:fldCharType="end"/>
        </w:r>
      </w:hyperlink>
    </w:p>
    <w:p w14:paraId="6D5A635C" w14:textId="085D3136" w:rsidR="00C3132A" w:rsidRDefault="00C3132A" w:rsidP="00C3132A">
      <w:r>
        <w:fldChar w:fldCharType="end"/>
      </w:r>
    </w:p>
    <w:p w14:paraId="741FBC72" w14:textId="008D54A9" w:rsidR="00DD6E79" w:rsidRDefault="00DD6E79" w:rsidP="00C3132A"/>
    <w:p w14:paraId="48F57DFB" w14:textId="0CEEF4EF" w:rsidR="00DD6E79" w:rsidRDefault="00DD6E79" w:rsidP="00C3132A"/>
    <w:p w14:paraId="46371F3C" w14:textId="4BB6134B" w:rsidR="00DD6E79" w:rsidRDefault="00DD6E79" w:rsidP="00C3132A"/>
    <w:p w14:paraId="230EFD90" w14:textId="11224493" w:rsidR="00DD6E79" w:rsidRDefault="00DD6E79" w:rsidP="00C3132A"/>
    <w:p w14:paraId="6AAD64E9" w14:textId="1905309D" w:rsidR="00DD6E79" w:rsidRDefault="00DD6E79" w:rsidP="00C3132A"/>
    <w:p w14:paraId="7726B513" w14:textId="22FD8307" w:rsidR="00DD6E79" w:rsidRDefault="00DD6E79" w:rsidP="00C3132A"/>
    <w:p w14:paraId="72987763" w14:textId="5E28F49E" w:rsidR="00DD6E79" w:rsidRDefault="00DD6E79" w:rsidP="00C3132A"/>
    <w:p w14:paraId="643D41B7" w14:textId="1D0EEE09" w:rsidR="00DD6E79" w:rsidRDefault="00DD6E79" w:rsidP="00C3132A"/>
    <w:p w14:paraId="60CE9FF7" w14:textId="71DBB89E" w:rsidR="00DD6E79" w:rsidRDefault="00DD6E79" w:rsidP="00C3132A"/>
    <w:p w14:paraId="15468933" w14:textId="4E0A307C" w:rsidR="00DD6E79" w:rsidRDefault="00DD6E79" w:rsidP="00C3132A"/>
    <w:p w14:paraId="77F2DF68" w14:textId="3B719B3B" w:rsidR="00DD6E79" w:rsidRDefault="00DD6E79" w:rsidP="00C3132A"/>
    <w:p w14:paraId="105D096B" w14:textId="5C3EFF53" w:rsidR="00DD6E79" w:rsidRDefault="00DD6E79" w:rsidP="00C3132A"/>
    <w:p w14:paraId="77D5E87E" w14:textId="644525B4" w:rsidR="00DD6E79" w:rsidRDefault="00DD6E79" w:rsidP="00C3132A"/>
    <w:p w14:paraId="4BC45503" w14:textId="45FE4023" w:rsidR="00DD6E79" w:rsidRDefault="00DD6E79" w:rsidP="00C3132A"/>
    <w:p w14:paraId="45EF55B5" w14:textId="09B7D62D" w:rsidR="00DD6E79" w:rsidRDefault="00DD6E79" w:rsidP="00C3132A"/>
    <w:p w14:paraId="6CA03285" w14:textId="58BEFEAB" w:rsidR="00DD6E79" w:rsidRDefault="00DD6E79" w:rsidP="00C3132A"/>
    <w:p w14:paraId="323CC4C2" w14:textId="605509C3" w:rsidR="00DD6E79" w:rsidRDefault="00DD6E79" w:rsidP="00C3132A"/>
    <w:p w14:paraId="39645C07" w14:textId="77777777" w:rsidR="00DD6E79" w:rsidRPr="00C3132A" w:rsidRDefault="00DD6E79" w:rsidP="00C3132A"/>
    <w:p w14:paraId="65F4EBBD" w14:textId="322055E0" w:rsidR="00272802" w:rsidRPr="00F45960" w:rsidRDefault="00272802" w:rsidP="00C55657"/>
    <w:sdt>
      <w:sdtPr>
        <w:rPr>
          <w:rFonts w:ascii="Bahnschrift Light" w:eastAsiaTheme="minorHAnsi" w:hAnsi="Bahnschrift Light" w:cstheme="minorBidi"/>
          <w:color w:val="auto"/>
          <w:sz w:val="22"/>
          <w:szCs w:val="22"/>
        </w:rPr>
        <w:id w:val="-1856575518"/>
        <w:docPartObj>
          <w:docPartGallery w:val="Table of Contents"/>
          <w:docPartUnique/>
        </w:docPartObj>
      </w:sdtPr>
      <w:sdtEndPr>
        <w:rPr>
          <w:rFonts w:eastAsia="MS Mincho"/>
          <w:b/>
          <w:bCs/>
          <w:noProof/>
        </w:rPr>
      </w:sdtEndPr>
      <w:sdtContent>
        <w:p w14:paraId="4228C99E" w14:textId="73449EE8" w:rsidR="00C64625" w:rsidRPr="00F45960" w:rsidRDefault="00C64625">
          <w:pPr>
            <w:pStyle w:val="TOCHeading"/>
            <w:rPr>
              <w:rFonts w:ascii="Bahnschrift Light" w:hAnsi="Bahnschrift Light"/>
              <w:color w:val="auto"/>
            </w:rPr>
          </w:pPr>
          <w:r w:rsidRPr="00F45960">
            <w:rPr>
              <w:rFonts w:ascii="Bahnschrift Light" w:hAnsi="Bahnschrift Light"/>
              <w:color w:val="auto"/>
            </w:rPr>
            <w:t>Tabela e përmbajtjes</w:t>
          </w:r>
        </w:p>
        <w:p w14:paraId="2A912F6E" w14:textId="77777777" w:rsidR="007326FD" w:rsidRPr="00F45960" w:rsidRDefault="007326FD" w:rsidP="007326FD"/>
        <w:p w14:paraId="41587D78" w14:textId="7642A574" w:rsidR="00133A51" w:rsidRDefault="00C64625">
          <w:pPr>
            <w:pStyle w:val="TOC1"/>
            <w:tabs>
              <w:tab w:val="left" w:pos="440"/>
              <w:tab w:val="right" w:leader="dot" w:pos="9350"/>
            </w:tabs>
            <w:rPr>
              <w:rFonts w:asciiTheme="minorHAnsi" w:eastAsiaTheme="minorEastAsia" w:hAnsiTheme="minorHAnsi"/>
              <w:noProof/>
              <w:lang w:val="en-US"/>
            </w:rPr>
          </w:pPr>
          <w:r w:rsidRPr="00F45960">
            <w:fldChar w:fldCharType="begin"/>
          </w:r>
          <w:r w:rsidRPr="00F45960">
            <w:instrText xml:space="preserve"> TOC \o "1-3" \h \z \u </w:instrText>
          </w:r>
          <w:r w:rsidRPr="00F45960">
            <w:fldChar w:fldCharType="separate"/>
          </w:r>
          <w:hyperlink w:anchor="_Toc23844137" w:history="1">
            <w:r w:rsidR="00133A51" w:rsidRPr="00944A30">
              <w:rPr>
                <w:rStyle w:val="Hyperlink"/>
                <w:noProof/>
              </w:rPr>
              <w:t>1</w:t>
            </w:r>
            <w:r w:rsidR="00133A51">
              <w:rPr>
                <w:rFonts w:asciiTheme="minorHAnsi" w:eastAsiaTheme="minorEastAsia" w:hAnsiTheme="minorHAnsi"/>
                <w:noProof/>
                <w:lang w:val="en-US"/>
              </w:rPr>
              <w:tab/>
            </w:r>
            <w:r w:rsidR="00133A51" w:rsidRPr="00944A30">
              <w:rPr>
                <w:rStyle w:val="Hyperlink"/>
                <w:noProof/>
              </w:rPr>
              <w:t>Hyrje</w:t>
            </w:r>
            <w:r w:rsidR="00133A51">
              <w:rPr>
                <w:noProof/>
                <w:webHidden/>
              </w:rPr>
              <w:tab/>
            </w:r>
            <w:r w:rsidR="00133A51">
              <w:rPr>
                <w:noProof/>
                <w:webHidden/>
              </w:rPr>
              <w:fldChar w:fldCharType="begin"/>
            </w:r>
            <w:r w:rsidR="00133A51">
              <w:rPr>
                <w:noProof/>
                <w:webHidden/>
              </w:rPr>
              <w:instrText xml:space="preserve"> PAGEREF _Toc23844137 \h </w:instrText>
            </w:r>
            <w:r w:rsidR="00133A51">
              <w:rPr>
                <w:noProof/>
                <w:webHidden/>
              </w:rPr>
            </w:r>
            <w:r w:rsidR="00133A51">
              <w:rPr>
                <w:noProof/>
                <w:webHidden/>
              </w:rPr>
              <w:fldChar w:fldCharType="separate"/>
            </w:r>
            <w:r w:rsidR="00133A51">
              <w:rPr>
                <w:noProof/>
                <w:webHidden/>
              </w:rPr>
              <w:t>7</w:t>
            </w:r>
            <w:r w:rsidR="00133A51">
              <w:rPr>
                <w:noProof/>
                <w:webHidden/>
              </w:rPr>
              <w:fldChar w:fldCharType="end"/>
            </w:r>
          </w:hyperlink>
        </w:p>
        <w:p w14:paraId="7AD23729" w14:textId="4CE40CB9" w:rsidR="00133A51" w:rsidRDefault="003E5AC6">
          <w:pPr>
            <w:pStyle w:val="TOC1"/>
            <w:tabs>
              <w:tab w:val="left" w:pos="440"/>
              <w:tab w:val="right" w:leader="dot" w:pos="9350"/>
            </w:tabs>
            <w:rPr>
              <w:rFonts w:asciiTheme="minorHAnsi" w:eastAsiaTheme="minorEastAsia" w:hAnsiTheme="minorHAnsi"/>
              <w:noProof/>
              <w:lang w:val="en-US"/>
            </w:rPr>
          </w:pPr>
          <w:hyperlink w:anchor="_Toc23844138" w:history="1">
            <w:r w:rsidR="00133A51" w:rsidRPr="00944A30">
              <w:rPr>
                <w:rStyle w:val="Hyperlink"/>
                <w:noProof/>
              </w:rPr>
              <w:t>2</w:t>
            </w:r>
            <w:r w:rsidR="00133A51">
              <w:rPr>
                <w:rFonts w:asciiTheme="minorHAnsi" w:eastAsiaTheme="minorEastAsia" w:hAnsiTheme="minorHAnsi"/>
                <w:noProof/>
                <w:lang w:val="en-US"/>
              </w:rPr>
              <w:tab/>
            </w:r>
            <w:r w:rsidR="00133A51" w:rsidRPr="00944A30">
              <w:rPr>
                <w:rStyle w:val="Hyperlink"/>
                <w:noProof/>
              </w:rPr>
              <w:t>Algoritmet kryesore për inteligjencë artificiale</w:t>
            </w:r>
            <w:r w:rsidR="00133A51">
              <w:rPr>
                <w:noProof/>
                <w:webHidden/>
              </w:rPr>
              <w:tab/>
            </w:r>
            <w:r w:rsidR="00133A51">
              <w:rPr>
                <w:noProof/>
                <w:webHidden/>
              </w:rPr>
              <w:fldChar w:fldCharType="begin"/>
            </w:r>
            <w:r w:rsidR="00133A51">
              <w:rPr>
                <w:noProof/>
                <w:webHidden/>
              </w:rPr>
              <w:instrText xml:space="preserve"> PAGEREF _Toc23844138 \h </w:instrText>
            </w:r>
            <w:r w:rsidR="00133A51">
              <w:rPr>
                <w:noProof/>
                <w:webHidden/>
              </w:rPr>
            </w:r>
            <w:r w:rsidR="00133A51">
              <w:rPr>
                <w:noProof/>
                <w:webHidden/>
              </w:rPr>
              <w:fldChar w:fldCharType="separate"/>
            </w:r>
            <w:r w:rsidR="00133A51">
              <w:rPr>
                <w:noProof/>
                <w:webHidden/>
              </w:rPr>
              <w:t>9</w:t>
            </w:r>
            <w:r w:rsidR="00133A51">
              <w:rPr>
                <w:noProof/>
                <w:webHidden/>
              </w:rPr>
              <w:fldChar w:fldCharType="end"/>
            </w:r>
          </w:hyperlink>
        </w:p>
        <w:p w14:paraId="6D9B268A" w14:textId="4CC76FE4" w:rsidR="00133A51" w:rsidRDefault="003E5AC6">
          <w:pPr>
            <w:pStyle w:val="TOC2"/>
            <w:tabs>
              <w:tab w:val="left" w:pos="880"/>
              <w:tab w:val="right" w:leader="dot" w:pos="9350"/>
            </w:tabs>
            <w:rPr>
              <w:rFonts w:asciiTheme="minorHAnsi" w:eastAsiaTheme="minorEastAsia" w:hAnsiTheme="minorHAnsi"/>
              <w:noProof/>
              <w:lang w:val="en-US"/>
            </w:rPr>
          </w:pPr>
          <w:hyperlink w:anchor="_Toc23844139" w:history="1">
            <w:r w:rsidR="00133A51" w:rsidRPr="00944A30">
              <w:rPr>
                <w:rStyle w:val="Hyperlink"/>
                <w:noProof/>
              </w:rPr>
              <w:t>2.1</w:t>
            </w:r>
            <w:r w:rsidR="00133A51">
              <w:rPr>
                <w:rFonts w:asciiTheme="minorHAnsi" w:eastAsiaTheme="minorEastAsia" w:hAnsiTheme="minorHAnsi"/>
                <w:noProof/>
                <w:lang w:val="en-US"/>
              </w:rPr>
              <w:tab/>
            </w:r>
            <w:r w:rsidR="00133A51" w:rsidRPr="00944A30">
              <w:rPr>
                <w:rStyle w:val="Hyperlink"/>
                <w:noProof/>
              </w:rPr>
              <w:t>Decision Trees</w:t>
            </w:r>
            <w:r w:rsidR="00133A51">
              <w:rPr>
                <w:noProof/>
                <w:webHidden/>
              </w:rPr>
              <w:tab/>
            </w:r>
            <w:r w:rsidR="00133A51">
              <w:rPr>
                <w:noProof/>
                <w:webHidden/>
              </w:rPr>
              <w:fldChar w:fldCharType="begin"/>
            </w:r>
            <w:r w:rsidR="00133A51">
              <w:rPr>
                <w:noProof/>
                <w:webHidden/>
              </w:rPr>
              <w:instrText xml:space="preserve"> PAGEREF _Toc23844139 \h </w:instrText>
            </w:r>
            <w:r w:rsidR="00133A51">
              <w:rPr>
                <w:noProof/>
                <w:webHidden/>
              </w:rPr>
            </w:r>
            <w:r w:rsidR="00133A51">
              <w:rPr>
                <w:noProof/>
                <w:webHidden/>
              </w:rPr>
              <w:fldChar w:fldCharType="separate"/>
            </w:r>
            <w:r w:rsidR="00133A51">
              <w:rPr>
                <w:noProof/>
                <w:webHidden/>
              </w:rPr>
              <w:t>10</w:t>
            </w:r>
            <w:r w:rsidR="00133A51">
              <w:rPr>
                <w:noProof/>
                <w:webHidden/>
              </w:rPr>
              <w:fldChar w:fldCharType="end"/>
            </w:r>
          </w:hyperlink>
        </w:p>
        <w:p w14:paraId="742265B4" w14:textId="220B3C25" w:rsidR="00133A51" w:rsidRDefault="003E5AC6">
          <w:pPr>
            <w:pStyle w:val="TOC2"/>
            <w:tabs>
              <w:tab w:val="left" w:pos="880"/>
              <w:tab w:val="right" w:leader="dot" w:pos="9350"/>
            </w:tabs>
            <w:rPr>
              <w:rFonts w:asciiTheme="minorHAnsi" w:eastAsiaTheme="minorEastAsia" w:hAnsiTheme="minorHAnsi"/>
              <w:noProof/>
              <w:lang w:val="en-US"/>
            </w:rPr>
          </w:pPr>
          <w:hyperlink w:anchor="_Toc23844140" w:history="1">
            <w:r w:rsidR="00133A51" w:rsidRPr="00944A30">
              <w:rPr>
                <w:rStyle w:val="Hyperlink"/>
                <w:noProof/>
              </w:rPr>
              <w:t>2.2</w:t>
            </w:r>
            <w:r w:rsidR="00133A51">
              <w:rPr>
                <w:rFonts w:asciiTheme="minorHAnsi" w:eastAsiaTheme="minorEastAsia" w:hAnsiTheme="minorHAnsi"/>
                <w:noProof/>
                <w:lang w:val="en-US"/>
              </w:rPr>
              <w:tab/>
            </w:r>
            <w:r w:rsidR="00133A51" w:rsidRPr="00944A30">
              <w:rPr>
                <w:rStyle w:val="Hyperlink"/>
                <w:noProof/>
              </w:rPr>
              <w:t>Naïve Bayes</w:t>
            </w:r>
            <w:r w:rsidR="00133A51">
              <w:rPr>
                <w:noProof/>
                <w:webHidden/>
              </w:rPr>
              <w:tab/>
            </w:r>
            <w:r w:rsidR="00133A51">
              <w:rPr>
                <w:noProof/>
                <w:webHidden/>
              </w:rPr>
              <w:fldChar w:fldCharType="begin"/>
            </w:r>
            <w:r w:rsidR="00133A51">
              <w:rPr>
                <w:noProof/>
                <w:webHidden/>
              </w:rPr>
              <w:instrText xml:space="preserve"> PAGEREF _Toc23844140 \h </w:instrText>
            </w:r>
            <w:r w:rsidR="00133A51">
              <w:rPr>
                <w:noProof/>
                <w:webHidden/>
              </w:rPr>
            </w:r>
            <w:r w:rsidR="00133A51">
              <w:rPr>
                <w:noProof/>
                <w:webHidden/>
              </w:rPr>
              <w:fldChar w:fldCharType="separate"/>
            </w:r>
            <w:r w:rsidR="00133A51">
              <w:rPr>
                <w:noProof/>
                <w:webHidden/>
              </w:rPr>
              <w:t>11</w:t>
            </w:r>
            <w:r w:rsidR="00133A51">
              <w:rPr>
                <w:noProof/>
                <w:webHidden/>
              </w:rPr>
              <w:fldChar w:fldCharType="end"/>
            </w:r>
          </w:hyperlink>
        </w:p>
        <w:p w14:paraId="66A4A80B" w14:textId="261B1BD3" w:rsidR="00133A51" w:rsidRDefault="003E5AC6">
          <w:pPr>
            <w:pStyle w:val="TOC2"/>
            <w:tabs>
              <w:tab w:val="left" w:pos="880"/>
              <w:tab w:val="right" w:leader="dot" w:pos="9350"/>
            </w:tabs>
            <w:rPr>
              <w:rFonts w:asciiTheme="minorHAnsi" w:eastAsiaTheme="minorEastAsia" w:hAnsiTheme="minorHAnsi"/>
              <w:noProof/>
              <w:lang w:val="en-US"/>
            </w:rPr>
          </w:pPr>
          <w:hyperlink w:anchor="_Toc23844141" w:history="1">
            <w:r w:rsidR="00133A51" w:rsidRPr="00944A30">
              <w:rPr>
                <w:rStyle w:val="Hyperlink"/>
                <w:noProof/>
              </w:rPr>
              <w:t>2.3</w:t>
            </w:r>
            <w:r w:rsidR="00133A51">
              <w:rPr>
                <w:rFonts w:asciiTheme="minorHAnsi" w:eastAsiaTheme="minorEastAsia" w:hAnsiTheme="minorHAnsi"/>
                <w:noProof/>
                <w:lang w:val="en-US"/>
              </w:rPr>
              <w:tab/>
            </w:r>
            <w:r w:rsidR="00133A51" w:rsidRPr="00944A30">
              <w:rPr>
                <w:rStyle w:val="Hyperlink"/>
                <w:noProof/>
              </w:rPr>
              <w:t>Random Forest</w:t>
            </w:r>
            <w:r w:rsidR="00133A51">
              <w:rPr>
                <w:noProof/>
                <w:webHidden/>
              </w:rPr>
              <w:tab/>
            </w:r>
            <w:r w:rsidR="00133A51">
              <w:rPr>
                <w:noProof/>
                <w:webHidden/>
              </w:rPr>
              <w:fldChar w:fldCharType="begin"/>
            </w:r>
            <w:r w:rsidR="00133A51">
              <w:rPr>
                <w:noProof/>
                <w:webHidden/>
              </w:rPr>
              <w:instrText xml:space="preserve"> PAGEREF _Toc23844141 \h </w:instrText>
            </w:r>
            <w:r w:rsidR="00133A51">
              <w:rPr>
                <w:noProof/>
                <w:webHidden/>
              </w:rPr>
            </w:r>
            <w:r w:rsidR="00133A51">
              <w:rPr>
                <w:noProof/>
                <w:webHidden/>
              </w:rPr>
              <w:fldChar w:fldCharType="separate"/>
            </w:r>
            <w:r w:rsidR="00133A51">
              <w:rPr>
                <w:noProof/>
                <w:webHidden/>
              </w:rPr>
              <w:t>11</w:t>
            </w:r>
            <w:r w:rsidR="00133A51">
              <w:rPr>
                <w:noProof/>
                <w:webHidden/>
              </w:rPr>
              <w:fldChar w:fldCharType="end"/>
            </w:r>
          </w:hyperlink>
        </w:p>
        <w:p w14:paraId="55CF9F5D" w14:textId="124B5D16" w:rsidR="00133A51" w:rsidRDefault="003E5AC6">
          <w:pPr>
            <w:pStyle w:val="TOC2"/>
            <w:tabs>
              <w:tab w:val="left" w:pos="880"/>
              <w:tab w:val="right" w:leader="dot" w:pos="9350"/>
            </w:tabs>
            <w:rPr>
              <w:rFonts w:asciiTheme="minorHAnsi" w:eastAsiaTheme="minorEastAsia" w:hAnsiTheme="minorHAnsi"/>
              <w:noProof/>
              <w:lang w:val="en-US"/>
            </w:rPr>
          </w:pPr>
          <w:hyperlink w:anchor="_Toc23844142" w:history="1">
            <w:r w:rsidR="00133A51" w:rsidRPr="00944A30">
              <w:rPr>
                <w:rStyle w:val="Hyperlink"/>
                <w:noProof/>
              </w:rPr>
              <w:t>2.4</w:t>
            </w:r>
            <w:r w:rsidR="00133A51">
              <w:rPr>
                <w:rFonts w:asciiTheme="minorHAnsi" w:eastAsiaTheme="minorEastAsia" w:hAnsiTheme="minorHAnsi"/>
                <w:noProof/>
                <w:lang w:val="en-US"/>
              </w:rPr>
              <w:tab/>
            </w:r>
            <w:r w:rsidR="00133A51" w:rsidRPr="00944A30">
              <w:rPr>
                <w:rStyle w:val="Hyperlink"/>
                <w:noProof/>
              </w:rPr>
              <w:t>Support Vector Machine</w:t>
            </w:r>
            <w:r w:rsidR="00133A51">
              <w:rPr>
                <w:noProof/>
                <w:webHidden/>
              </w:rPr>
              <w:tab/>
            </w:r>
            <w:r w:rsidR="00133A51">
              <w:rPr>
                <w:noProof/>
                <w:webHidden/>
              </w:rPr>
              <w:fldChar w:fldCharType="begin"/>
            </w:r>
            <w:r w:rsidR="00133A51">
              <w:rPr>
                <w:noProof/>
                <w:webHidden/>
              </w:rPr>
              <w:instrText xml:space="preserve"> PAGEREF _Toc23844142 \h </w:instrText>
            </w:r>
            <w:r w:rsidR="00133A51">
              <w:rPr>
                <w:noProof/>
                <w:webHidden/>
              </w:rPr>
            </w:r>
            <w:r w:rsidR="00133A51">
              <w:rPr>
                <w:noProof/>
                <w:webHidden/>
              </w:rPr>
              <w:fldChar w:fldCharType="separate"/>
            </w:r>
            <w:r w:rsidR="00133A51">
              <w:rPr>
                <w:noProof/>
                <w:webHidden/>
              </w:rPr>
              <w:t>12</w:t>
            </w:r>
            <w:r w:rsidR="00133A51">
              <w:rPr>
                <w:noProof/>
                <w:webHidden/>
              </w:rPr>
              <w:fldChar w:fldCharType="end"/>
            </w:r>
          </w:hyperlink>
        </w:p>
        <w:p w14:paraId="192185CF" w14:textId="53C38B62" w:rsidR="00133A51" w:rsidRDefault="003E5AC6">
          <w:pPr>
            <w:pStyle w:val="TOC1"/>
            <w:tabs>
              <w:tab w:val="left" w:pos="440"/>
              <w:tab w:val="right" w:leader="dot" w:pos="9350"/>
            </w:tabs>
            <w:rPr>
              <w:rFonts w:asciiTheme="minorHAnsi" w:eastAsiaTheme="minorEastAsia" w:hAnsiTheme="minorHAnsi"/>
              <w:noProof/>
              <w:lang w:val="en-US"/>
            </w:rPr>
          </w:pPr>
          <w:hyperlink w:anchor="_Toc23844143" w:history="1">
            <w:r w:rsidR="00133A51" w:rsidRPr="00944A30">
              <w:rPr>
                <w:rStyle w:val="Hyperlink"/>
                <w:noProof/>
              </w:rPr>
              <w:t>3</w:t>
            </w:r>
            <w:r w:rsidR="00133A51">
              <w:rPr>
                <w:rFonts w:asciiTheme="minorHAnsi" w:eastAsiaTheme="minorEastAsia" w:hAnsiTheme="minorHAnsi"/>
                <w:noProof/>
                <w:lang w:val="en-US"/>
              </w:rPr>
              <w:tab/>
            </w:r>
            <w:r w:rsidR="00133A51" w:rsidRPr="00944A30">
              <w:rPr>
                <w:rStyle w:val="Hyperlink"/>
                <w:noProof/>
              </w:rPr>
              <w:t>Hyrje në projekt</w:t>
            </w:r>
            <w:r w:rsidR="00133A51">
              <w:rPr>
                <w:noProof/>
                <w:webHidden/>
              </w:rPr>
              <w:tab/>
            </w:r>
            <w:r w:rsidR="00133A51">
              <w:rPr>
                <w:noProof/>
                <w:webHidden/>
              </w:rPr>
              <w:fldChar w:fldCharType="begin"/>
            </w:r>
            <w:r w:rsidR="00133A51">
              <w:rPr>
                <w:noProof/>
                <w:webHidden/>
              </w:rPr>
              <w:instrText xml:space="preserve"> PAGEREF _Toc23844143 \h </w:instrText>
            </w:r>
            <w:r w:rsidR="00133A51">
              <w:rPr>
                <w:noProof/>
                <w:webHidden/>
              </w:rPr>
            </w:r>
            <w:r w:rsidR="00133A51">
              <w:rPr>
                <w:noProof/>
                <w:webHidden/>
              </w:rPr>
              <w:fldChar w:fldCharType="separate"/>
            </w:r>
            <w:r w:rsidR="00133A51">
              <w:rPr>
                <w:noProof/>
                <w:webHidden/>
              </w:rPr>
              <w:t>13</w:t>
            </w:r>
            <w:r w:rsidR="00133A51">
              <w:rPr>
                <w:noProof/>
                <w:webHidden/>
              </w:rPr>
              <w:fldChar w:fldCharType="end"/>
            </w:r>
          </w:hyperlink>
        </w:p>
        <w:p w14:paraId="36171391" w14:textId="01CC8250" w:rsidR="00133A51" w:rsidRDefault="003E5AC6">
          <w:pPr>
            <w:pStyle w:val="TOC1"/>
            <w:tabs>
              <w:tab w:val="left" w:pos="440"/>
              <w:tab w:val="right" w:leader="dot" w:pos="9350"/>
            </w:tabs>
            <w:rPr>
              <w:rFonts w:asciiTheme="minorHAnsi" w:eastAsiaTheme="minorEastAsia" w:hAnsiTheme="minorHAnsi"/>
              <w:noProof/>
              <w:lang w:val="en-US"/>
            </w:rPr>
          </w:pPr>
          <w:hyperlink w:anchor="_Toc23844144" w:history="1">
            <w:r w:rsidR="00133A51" w:rsidRPr="00944A30">
              <w:rPr>
                <w:rStyle w:val="Hyperlink"/>
                <w:noProof/>
              </w:rPr>
              <w:t>4</w:t>
            </w:r>
            <w:r w:rsidR="00133A51">
              <w:rPr>
                <w:rFonts w:asciiTheme="minorHAnsi" w:eastAsiaTheme="minorEastAsia" w:hAnsiTheme="minorHAnsi"/>
                <w:noProof/>
                <w:lang w:val="en-US"/>
              </w:rPr>
              <w:tab/>
            </w:r>
            <w:r w:rsidR="00133A51" w:rsidRPr="00944A30">
              <w:rPr>
                <w:rStyle w:val="Hyperlink"/>
                <w:noProof/>
              </w:rPr>
              <w:t>Koleksionimi i të dhënave për klasifikim</w:t>
            </w:r>
            <w:r w:rsidR="00133A51">
              <w:rPr>
                <w:noProof/>
                <w:webHidden/>
              </w:rPr>
              <w:tab/>
            </w:r>
            <w:r w:rsidR="00133A51">
              <w:rPr>
                <w:noProof/>
                <w:webHidden/>
              </w:rPr>
              <w:fldChar w:fldCharType="begin"/>
            </w:r>
            <w:r w:rsidR="00133A51">
              <w:rPr>
                <w:noProof/>
                <w:webHidden/>
              </w:rPr>
              <w:instrText xml:space="preserve"> PAGEREF _Toc23844144 \h </w:instrText>
            </w:r>
            <w:r w:rsidR="00133A51">
              <w:rPr>
                <w:noProof/>
                <w:webHidden/>
              </w:rPr>
            </w:r>
            <w:r w:rsidR="00133A51">
              <w:rPr>
                <w:noProof/>
                <w:webHidden/>
              </w:rPr>
              <w:fldChar w:fldCharType="separate"/>
            </w:r>
            <w:r w:rsidR="00133A51">
              <w:rPr>
                <w:noProof/>
                <w:webHidden/>
              </w:rPr>
              <w:t>17</w:t>
            </w:r>
            <w:r w:rsidR="00133A51">
              <w:rPr>
                <w:noProof/>
                <w:webHidden/>
              </w:rPr>
              <w:fldChar w:fldCharType="end"/>
            </w:r>
          </w:hyperlink>
        </w:p>
        <w:p w14:paraId="2E567273" w14:textId="18959C91" w:rsidR="00133A51" w:rsidRDefault="003E5AC6">
          <w:pPr>
            <w:pStyle w:val="TOC2"/>
            <w:tabs>
              <w:tab w:val="left" w:pos="880"/>
              <w:tab w:val="right" w:leader="dot" w:pos="9350"/>
            </w:tabs>
            <w:rPr>
              <w:rFonts w:asciiTheme="minorHAnsi" w:eastAsiaTheme="minorEastAsia" w:hAnsiTheme="minorHAnsi"/>
              <w:noProof/>
              <w:lang w:val="en-US"/>
            </w:rPr>
          </w:pPr>
          <w:hyperlink w:anchor="_Toc23844145" w:history="1">
            <w:r w:rsidR="00133A51" w:rsidRPr="00944A30">
              <w:rPr>
                <w:rStyle w:val="Hyperlink"/>
                <w:noProof/>
              </w:rPr>
              <w:t>4.1</w:t>
            </w:r>
            <w:r w:rsidR="00133A51">
              <w:rPr>
                <w:rFonts w:asciiTheme="minorHAnsi" w:eastAsiaTheme="minorEastAsia" w:hAnsiTheme="minorHAnsi"/>
                <w:noProof/>
                <w:lang w:val="en-US"/>
              </w:rPr>
              <w:tab/>
            </w:r>
            <w:r w:rsidR="00133A51" w:rsidRPr="00944A30">
              <w:rPr>
                <w:rStyle w:val="Hyperlink"/>
                <w:noProof/>
              </w:rPr>
              <w:t>Pamja e parë e strukturës</w:t>
            </w:r>
            <w:r w:rsidR="00133A51">
              <w:rPr>
                <w:noProof/>
                <w:webHidden/>
              </w:rPr>
              <w:tab/>
            </w:r>
            <w:r w:rsidR="00133A51">
              <w:rPr>
                <w:noProof/>
                <w:webHidden/>
              </w:rPr>
              <w:fldChar w:fldCharType="begin"/>
            </w:r>
            <w:r w:rsidR="00133A51">
              <w:rPr>
                <w:noProof/>
                <w:webHidden/>
              </w:rPr>
              <w:instrText xml:space="preserve"> PAGEREF _Toc23844145 \h </w:instrText>
            </w:r>
            <w:r w:rsidR="00133A51">
              <w:rPr>
                <w:noProof/>
                <w:webHidden/>
              </w:rPr>
            </w:r>
            <w:r w:rsidR="00133A51">
              <w:rPr>
                <w:noProof/>
                <w:webHidden/>
              </w:rPr>
              <w:fldChar w:fldCharType="separate"/>
            </w:r>
            <w:r w:rsidR="00133A51">
              <w:rPr>
                <w:noProof/>
                <w:webHidden/>
              </w:rPr>
              <w:t>17</w:t>
            </w:r>
            <w:r w:rsidR="00133A51">
              <w:rPr>
                <w:noProof/>
                <w:webHidden/>
              </w:rPr>
              <w:fldChar w:fldCharType="end"/>
            </w:r>
          </w:hyperlink>
        </w:p>
        <w:p w14:paraId="45717846" w14:textId="78DB9B55" w:rsidR="00133A51" w:rsidRDefault="003E5AC6">
          <w:pPr>
            <w:pStyle w:val="TOC2"/>
            <w:tabs>
              <w:tab w:val="left" w:pos="880"/>
              <w:tab w:val="right" w:leader="dot" w:pos="9350"/>
            </w:tabs>
            <w:rPr>
              <w:rFonts w:asciiTheme="minorHAnsi" w:eastAsiaTheme="minorEastAsia" w:hAnsiTheme="minorHAnsi"/>
              <w:noProof/>
              <w:lang w:val="en-US"/>
            </w:rPr>
          </w:pPr>
          <w:hyperlink w:anchor="_Toc23844146" w:history="1">
            <w:r w:rsidR="00133A51" w:rsidRPr="00944A30">
              <w:rPr>
                <w:rStyle w:val="Hyperlink"/>
                <w:noProof/>
              </w:rPr>
              <w:t>4.2</w:t>
            </w:r>
            <w:r w:rsidR="00133A51">
              <w:rPr>
                <w:rFonts w:asciiTheme="minorHAnsi" w:eastAsiaTheme="minorEastAsia" w:hAnsiTheme="minorHAnsi"/>
                <w:noProof/>
                <w:lang w:val="en-US"/>
              </w:rPr>
              <w:tab/>
            </w:r>
            <w:r w:rsidR="00133A51" w:rsidRPr="00944A30">
              <w:rPr>
                <w:rStyle w:val="Hyperlink"/>
                <w:noProof/>
              </w:rPr>
              <w:t>Metrika gjenerike për data setin e derivuar</w:t>
            </w:r>
            <w:r w:rsidR="00133A51">
              <w:rPr>
                <w:noProof/>
                <w:webHidden/>
              </w:rPr>
              <w:tab/>
            </w:r>
            <w:r w:rsidR="00133A51">
              <w:rPr>
                <w:noProof/>
                <w:webHidden/>
              </w:rPr>
              <w:fldChar w:fldCharType="begin"/>
            </w:r>
            <w:r w:rsidR="00133A51">
              <w:rPr>
                <w:noProof/>
                <w:webHidden/>
              </w:rPr>
              <w:instrText xml:space="preserve"> PAGEREF _Toc23844146 \h </w:instrText>
            </w:r>
            <w:r w:rsidR="00133A51">
              <w:rPr>
                <w:noProof/>
                <w:webHidden/>
              </w:rPr>
            </w:r>
            <w:r w:rsidR="00133A51">
              <w:rPr>
                <w:noProof/>
                <w:webHidden/>
              </w:rPr>
              <w:fldChar w:fldCharType="separate"/>
            </w:r>
            <w:r w:rsidR="00133A51">
              <w:rPr>
                <w:noProof/>
                <w:webHidden/>
              </w:rPr>
              <w:t>19</w:t>
            </w:r>
            <w:r w:rsidR="00133A51">
              <w:rPr>
                <w:noProof/>
                <w:webHidden/>
              </w:rPr>
              <w:fldChar w:fldCharType="end"/>
            </w:r>
          </w:hyperlink>
        </w:p>
        <w:p w14:paraId="2D1FEEBF" w14:textId="2A0960F3" w:rsidR="00133A51" w:rsidRDefault="003E5AC6">
          <w:pPr>
            <w:pStyle w:val="TOC2"/>
            <w:tabs>
              <w:tab w:val="left" w:pos="880"/>
              <w:tab w:val="right" w:leader="dot" w:pos="9350"/>
            </w:tabs>
            <w:rPr>
              <w:rFonts w:asciiTheme="minorHAnsi" w:eastAsiaTheme="minorEastAsia" w:hAnsiTheme="minorHAnsi"/>
              <w:noProof/>
              <w:lang w:val="en-US"/>
            </w:rPr>
          </w:pPr>
          <w:hyperlink w:anchor="_Toc23844147" w:history="1">
            <w:r w:rsidR="00133A51" w:rsidRPr="00944A30">
              <w:rPr>
                <w:rStyle w:val="Hyperlink"/>
                <w:noProof/>
              </w:rPr>
              <w:t>4.3</w:t>
            </w:r>
            <w:r w:rsidR="00133A51">
              <w:rPr>
                <w:rFonts w:asciiTheme="minorHAnsi" w:eastAsiaTheme="minorEastAsia" w:hAnsiTheme="minorHAnsi"/>
                <w:noProof/>
                <w:lang w:val="en-US"/>
              </w:rPr>
              <w:tab/>
            </w:r>
            <w:r w:rsidR="00133A51" w:rsidRPr="00944A30">
              <w:rPr>
                <w:rStyle w:val="Hyperlink"/>
                <w:noProof/>
              </w:rPr>
              <w:t xml:space="preserve">Mënyra e </w:t>
            </w:r>
            <w:r w:rsidR="00133A51" w:rsidRPr="00944A30">
              <w:rPr>
                <w:rStyle w:val="Hyperlink"/>
                <w:i/>
                <w:iCs/>
                <w:noProof/>
              </w:rPr>
              <w:t>Scalas</w:t>
            </w:r>
            <w:r w:rsidR="00133A51">
              <w:rPr>
                <w:noProof/>
                <w:webHidden/>
              </w:rPr>
              <w:tab/>
            </w:r>
            <w:r w:rsidR="00133A51">
              <w:rPr>
                <w:noProof/>
                <w:webHidden/>
              </w:rPr>
              <w:fldChar w:fldCharType="begin"/>
            </w:r>
            <w:r w:rsidR="00133A51">
              <w:rPr>
                <w:noProof/>
                <w:webHidden/>
              </w:rPr>
              <w:instrText xml:space="preserve"> PAGEREF _Toc23844147 \h </w:instrText>
            </w:r>
            <w:r w:rsidR="00133A51">
              <w:rPr>
                <w:noProof/>
                <w:webHidden/>
              </w:rPr>
            </w:r>
            <w:r w:rsidR="00133A51">
              <w:rPr>
                <w:noProof/>
                <w:webHidden/>
              </w:rPr>
              <w:fldChar w:fldCharType="separate"/>
            </w:r>
            <w:r w:rsidR="00133A51">
              <w:rPr>
                <w:noProof/>
                <w:webHidden/>
              </w:rPr>
              <w:t>24</w:t>
            </w:r>
            <w:r w:rsidR="00133A51">
              <w:rPr>
                <w:noProof/>
                <w:webHidden/>
              </w:rPr>
              <w:fldChar w:fldCharType="end"/>
            </w:r>
          </w:hyperlink>
        </w:p>
        <w:p w14:paraId="3D16DCA5" w14:textId="1D415658" w:rsidR="00133A51" w:rsidRDefault="003E5AC6">
          <w:pPr>
            <w:pStyle w:val="TOC2"/>
            <w:tabs>
              <w:tab w:val="left" w:pos="880"/>
              <w:tab w:val="right" w:leader="dot" w:pos="9350"/>
            </w:tabs>
            <w:rPr>
              <w:rFonts w:asciiTheme="minorHAnsi" w:eastAsiaTheme="minorEastAsia" w:hAnsiTheme="minorHAnsi"/>
              <w:noProof/>
              <w:lang w:val="en-US"/>
            </w:rPr>
          </w:pPr>
          <w:hyperlink w:anchor="_Toc23844148" w:history="1">
            <w:r w:rsidR="00133A51" w:rsidRPr="00944A30">
              <w:rPr>
                <w:rStyle w:val="Hyperlink"/>
                <w:noProof/>
              </w:rPr>
              <w:t>4.4</w:t>
            </w:r>
            <w:r w:rsidR="00133A51">
              <w:rPr>
                <w:rFonts w:asciiTheme="minorHAnsi" w:eastAsiaTheme="minorEastAsia" w:hAnsiTheme="minorHAnsi"/>
                <w:noProof/>
                <w:lang w:val="en-US"/>
              </w:rPr>
              <w:tab/>
            </w:r>
            <w:r w:rsidR="00133A51" w:rsidRPr="00944A30">
              <w:rPr>
                <w:rStyle w:val="Hyperlink"/>
                <w:noProof/>
              </w:rPr>
              <w:t>Klasifikimi në Scala</w:t>
            </w:r>
            <w:r w:rsidR="00133A51">
              <w:rPr>
                <w:noProof/>
                <w:webHidden/>
              </w:rPr>
              <w:tab/>
            </w:r>
            <w:r w:rsidR="00133A51">
              <w:rPr>
                <w:noProof/>
                <w:webHidden/>
              </w:rPr>
              <w:fldChar w:fldCharType="begin"/>
            </w:r>
            <w:r w:rsidR="00133A51">
              <w:rPr>
                <w:noProof/>
                <w:webHidden/>
              </w:rPr>
              <w:instrText xml:space="preserve"> PAGEREF _Toc23844148 \h </w:instrText>
            </w:r>
            <w:r w:rsidR="00133A51">
              <w:rPr>
                <w:noProof/>
                <w:webHidden/>
              </w:rPr>
            </w:r>
            <w:r w:rsidR="00133A51">
              <w:rPr>
                <w:noProof/>
                <w:webHidden/>
              </w:rPr>
              <w:fldChar w:fldCharType="separate"/>
            </w:r>
            <w:r w:rsidR="00133A51">
              <w:rPr>
                <w:noProof/>
                <w:webHidden/>
              </w:rPr>
              <w:t>28</w:t>
            </w:r>
            <w:r w:rsidR="00133A51">
              <w:rPr>
                <w:noProof/>
                <w:webHidden/>
              </w:rPr>
              <w:fldChar w:fldCharType="end"/>
            </w:r>
          </w:hyperlink>
        </w:p>
        <w:p w14:paraId="311B75D1" w14:textId="14CDD5F0" w:rsidR="00133A51" w:rsidRDefault="003E5AC6">
          <w:pPr>
            <w:pStyle w:val="TOC2"/>
            <w:tabs>
              <w:tab w:val="left" w:pos="880"/>
              <w:tab w:val="right" w:leader="dot" w:pos="9350"/>
            </w:tabs>
            <w:rPr>
              <w:rFonts w:asciiTheme="minorHAnsi" w:eastAsiaTheme="minorEastAsia" w:hAnsiTheme="minorHAnsi"/>
              <w:noProof/>
              <w:lang w:val="en-US"/>
            </w:rPr>
          </w:pPr>
          <w:hyperlink w:anchor="_Toc23844149" w:history="1">
            <w:r w:rsidR="00133A51" w:rsidRPr="00944A30">
              <w:rPr>
                <w:rStyle w:val="Hyperlink"/>
                <w:noProof/>
              </w:rPr>
              <w:t>4.5</w:t>
            </w:r>
            <w:r w:rsidR="00133A51">
              <w:rPr>
                <w:rFonts w:asciiTheme="minorHAnsi" w:eastAsiaTheme="minorEastAsia" w:hAnsiTheme="minorHAnsi"/>
                <w:noProof/>
                <w:lang w:val="en-US"/>
              </w:rPr>
              <w:tab/>
            </w:r>
            <w:r w:rsidR="00133A51" w:rsidRPr="00944A30">
              <w:rPr>
                <w:rStyle w:val="Hyperlink"/>
                <w:noProof/>
              </w:rPr>
              <w:t>Largimi i të veçuarve</w:t>
            </w:r>
            <w:r w:rsidR="00133A51">
              <w:rPr>
                <w:noProof/>
                <w:webHidden/>
              </w:rPr>
              <w:tab/>
            </w:r>
            <w:r w:rsidR="00133A51">
              <w:rPr>
                <w:noProof/>
                <w:webHidden/>
              </w:rPr>
              <w:fldChar w:fldCharType="begin"/>
            </w:r>
            <w:r w:rsidR="00133A51">
              <w:rPr>
                <w:noProof/>
                <w:webHidden/>
              </w:rPr>
              <w:instrText xml:space="preserve"> PAGEREF _Toc23844149 \h </w:instrText>
            </w:r>
            <w:r w:rsidR="00133A51">
              <w:rPr>
                <w:noProof/>
                <w:webHidden/>
              </w:rPr>
            </w:r>
            <w:r w:rsidR="00133A51">
              <w:rPr>
                <w:noProof/>
                <w:webHidden/>
              </w:rPr>
              <w:fldChar w:fldCharType="separate"/>
            </w:r>
            <w:r w:rsidR="00133A51">
              <w:rPr>
                <w:noProof/>
                <w:webHidden/>
              </w:rPr>
              <w:t>30</w:t>
            </w:r>
            <w:r w:rsidR="00133A51">
              <w:rPr>
                <w:noProof/>
                <w:webHidden/>
              </w:rPr>
              <w:fldChar w:fldCharType="end"/>
            </w:r>
          </w:hyperlink>
        </w:p>
        <w:p w14:paraId="05839E88" w14:textId="2A675426" w:rsidR="00133A51" w:rsidRDefault="003E5AC6">
          <w:pPr>
            <w:pStyle w:val="TOC1"/>
            <w:tabs>
              <w:tab w:val="left" w:pos="440"/>
              <w:tab w:val="right" w:leader="dot" w:pos="9350"/>
            </w:tabs>
            <w:rPr>
              <w:rFonts w:asciiTheme="minorHAnsi" w:eastAsiaTheme="minorEastAsia" w:hAnsiTheme="minorHAnsi"/>
              <w:noProof/>
              <w:lang w:val="en-US"/>
            </w:rPr>
          </w:pPr>
          <w:hyperlink w:anchor="_Toc23844150" w:history="1">
            <w:r w:rsidR="00133A51" w:rsidRPr="00944A30">
              <w:rPr>
                <w:rStyle w:val="Hyperlink"/>
                <w:noProof/>
              </w:rPr>
              <w:t>5</w:t>
            </w:r>
            <w:r w:rsidR="00133A51">
              <w:rPr>
                <w:rFonts w:asciiTheme="minorHAnsi" w:eastAsiaTheme="minorEastAsia" w:hAnsiTheme="minorHAnsi"/>
                <w:noProof/>
                <w:lang w:val="en-US"/>
              </w:rPr>
              <w:tab/>
            </w:r>
            <w:r w:rsidR="00133A51" w:rsidRPr="00944A30">
              <w:rPr>
                <w:rStyle w:val="Hyperlink"/>
                <w:noProof/>
              </w:rPr>
              <w:t>Play në Scala</w:t>
            </w:r>
            <w:r w:rsidR="00133A51">
              <w:rPr>
                <w:noProof/>
                <w:webHidden/>
              </w:rPr>
              <w:tab/>
            </w:r>
            <w:r w:rsidR="00133A51">
              <w:rPr>
                <w:noProof/>
                <w:webHidden/>
              </w:rPr>
              <w:fldChar w:fldCharType="begin"/>
            </w:r>
            <w:r w:rsidR="00133A51">
              <w:rPr>
                <w:noProof/>
                <w:webHidden/>
              </w:rPr>
              <w:instrText xml:space="preserve"> PAGEREF _Toc23844150 \h </w:instrText>
            </w:r>
            <w:r w:rsidR="00133A51">
              <w:rPr>
                <w:noProof/>
                <w:webHidden/>
              </w:rPr>
            </w:r>
            <w:r w:rsidR="00133A51">
              <w:rPr>
                <w:noProof/>
                <w:webHidden/>
              </w:rPr>
              <w:fldChar w:fldCharType="separate"/>
            </w:r>
            <w:r w:rsidR="00133A51">
              <w:rPr>
                <w:noProof/>
                <w:webHidden/>
              </w:rPr>
              <w:t>31</w:t>
            </w:r>
            <w:r w:rsidR="00133A51">
              <w:rPr>
                <w:noProof/>
                <w:webHidden/>
              </w:rPr>
              <w:fldChar w:fldCharType="end"/>
            </w:r>
          </w:hyperlink>
        </w:p>
        <w:p w14:paraId="25658573" w14:textId="38650604" w:rsidR="00133A51" w:rsidRDefault="003E5AC6">
          <w:pPr>
            <w:pStyle w:val="TOC2"/>
            <w:tabs>
              <w:tab w:val="left" w:pos="880"/>
              <w:tab w:val="right" w:leader="dot" w:pos="9350"/>
            </w:tabs>
            <w:rPr>
              <w:rFonts w:asciiTheme="minorHAnsi" w:eastAsiaTheme="minorEastAsia" w:hAnsiTheme="minorHAnsi"/>
              <w:noProof/>
              <w:lang w:val="en-US"/>
            </w:rPr>
          </w:pPr>
          <w:hyperlink w:anchor="_Toc23844151" w:history="1">
            <w:r w:rsidR="00133A51" w:rsidRPr="00944A30">
              <w:rPr>
                <w:rStyle w:val="Hyperlink"/>
                <w:noProof/>
              </w:rPr>
              <w:t>5.1</w:t>
            </w:r>
            <w:r w:rsidR="00133A51">
              <w:rPr>
                <w:rFonts w:asciiTheme="minorHAnsi" w:eastAsiaTheme="minorEastAsia" w:hAnsiTheme="minorHAnsi"/>
                <w:noProof/>
                <w:lang w:val="en-US"/>
              </w:rPr>
              <w:tab/>
            </w:r>
            <w:r w:rsidR="00133A51" w:rsidRPr="00944A30">
              <w:rPr>
                <w:rStyle w:val="Hyperlink"/>
                <w:noProof/>
              </w:rPr>
              <w:t>Struktura</w:t>
            </w:r>
            <w:r w:rsidR="00133A51">
              <w:rPr>
                <w:noProof/>
                <w:webHidden/>
              </w:rPr>
              <w:tab/>
            </w:r>
            <w:r w:rsidR="00133A51">
              <w:rPr>
                <w:noProof/>
                <w:webHidden/>
              </w:rPr>
              <w:fldChar w:fldCharType="begin"/>
            </w:r>
            <w:r w:rsidR="00133A51">
              <w:rPr>
                <w:noProof/>
                <w:webHidden/>
              </w:rPr>
              <w:instrText xml:space="preserve"> PAGEREF _Toc23844151 \h </w:instrText>
            </w:r>
            <w:r w:rsidR="00133A51">
              <w:rPr>
                <w:noProof/>
                <w:webHidden/>
              </w:rPr>
            </w:r>
            <w:r w:rsidR="00133A51">
              <w:rPr>
                <w:noProof/>
                <w:webHidden/>
              </w:rPr>
              <w:fldChar w:fldCharType="separate"/>
            </w:r>
            <w:r w:rsidR="00133A51">
              <w:rPr>
                <w:noProof/>
                <w:webHidden/>
              </w:rPr>
              <w:t>31</w:t>
            </w:r>
            <w:r w:rsidR="00133A51">
              <w:rPr>
                <w:noProof/>
                <w:webHidden/>
              </w:rPr>
              <w:fldChar w:fldCharType="end"/>
            </w:r>
          </w:hyperlink>
        </w:p>
        <w:p w14:paraId="42BD4F8A" w14:textId="7DD74958" w:rsidR="00133A51" w:rsidRDefault="003E5AC6">
          <w:pPr>
            <w:pStyle w:val="TOC2"/>
            <w:tabs>
              <w:tab w:val="left" w:pos="880"/>
              <w:tab w:val="right" w:leader="dot" w:pos="9350"/>
            </w:tabs>
            <w:rPr>
              <w:rFonts w:asciiTheme="minorHAnsi" w:eastAsiaTheme="minorEastAsia" w:hAnsiTheme="minorHAnsi"/>
              <w:noProof/>
              <w:lang w:val="en-US"/>
            </w:rPr>
          </w:pPr>
          <w:hyperlink w:anchor="_Toc23844152" w:history="1">
            <w:r w:rsidR="00133A51" w:rsidRPr="00944A30">
              <w:rPr>
                <w:rStyle w:val="Hyperlink"/>
                <w:noProof/>
              </w:rPr>
              <w:t>5.2</w:t>
            </w:r>
            <w:r w:rsidR="00133A51">
              <w:rPr>
                <w:rFonts w:asciiTheme="minorHAnsi" w:eastAsiaTheme="minorEastAsia" w:hAnsiTheme="minorHAnsi"/>
                <w:noProof/>
                <w:lang w:val="en-US"/>
              </w:rPr>
              <w:tab/>
            </w:r>
            <w:r w:rsidR="00133A51" w:rsidRPr="00944A30">
              <w:rPr>
                <w:rStyle w:val="Hyperlink"/>
                <w:noProof/>
              </w:rPr>
              <w:t>Klasifikimi në kohë reale në Scala</w:t>
            </w:r>
            <w:r w:rsidR="00133A51">
              <w:rPr>
                <w:noProof/>
                <w:webHidden/>
              </w:rPr>
              <w:tab/>
            </w:r>
            <w:r w:rsidR="00133A51">
              <w:rPr>
                <w:noProof/>
                <w:webHidden/>
              </w:rPr>
              <w:fldChar w:fldCharType="begin"/>
            </w:r>
            <w:r w:rsidR="00133A51">
              <w:rPr>
                <w:noProof/>
                <w:webHidden/>
              </w:rPr>
              <w:instrText xml:space="preserve"> PAGEREF _Toc23844152 \h </w:instrText>
            </w:r>
            <w:r w:rsidR="00133A51">
              <w:rPr>
                <w:noProof/>
                <w:webHidden/>
              </w:rPr>
            </w:r>
            <w:r w:rsidR="00133A51">
              <w:rPr>
                <w:noProof/>
                <w:webHidden/>
              </w:rPr>
              <w:fldChar w:fldCharType="separate"/>
            </w:r>
            <w:r w:rsidR="00133A51">
              <w:rPr>
                <w:noProof/>
                <w:webHidden/>
              </w:rPr>
              <w:t>33</w:t>
            </w:r>
            <w:r w:rsidR="00133A51">
              <w:rPr>
                <w:noProof/>
                <w:webHidden/>
              </w:rPr>
              <w:fldChar w:fldCharType="end"/>
            </w:r>
          </w:hyperlink>
        </w:p>
        <w:p w14:paraId="73A134E6" w14:textId="250E9222" w:rsidR="00133A51" w:rsidRDefault="003E5AC6">
          <w:pPr>
            <w:pStyle w:val="TOC1"/>
            <w:tabs>
              <w:tab w:val="left" w:pos="440"/>
              <w:tab w:val="right" w:leader="dot" w:pos="9350"/>
            </w:tabs>
            <w:rPr>
              <w:rFonts w:asciiTheme="minorHAnsi" w:eastAsiaTheme="minorEastAsia" w:hAnsiTheme="minorHAnsi"/>
              <w:noProof/>
              <w:lang w:val="en-US"/>
            </w:rPr>
          </w:pPr>
          <w:hyperlink w:anchor="_Toc23844153" w:history="1">
            <w:r w:rsidR="00133A51" w:rsidRPr="00944A30">
              <w:rPr>
                <w:rStyle w:val="Hyperlink"/>
                <w:noProof/>
              </w:rPr>
              <w:t>6</w:t>
            </w:r>
            <w:r w:rsidR="00133A51">
              <w:rPr>
                <w:rFonts w:asciiTheme="minorHAnsi" w:eastAsiaTheme="minorEastAsia" w:hAnsiTheme="minorHAnsi"/>
                <w:noProof/>
                <w:lang w:val="en-US"/>
              </w:rPr>
              <w:tab/>
            </w:r>
            <w:r w:rsidR="00133A51" w:rsidRPr="00944A30">
              <w:rPr>
                <w:rStyle w:val="Hyperlink"/>
                <w:noProof/>
              </w:rPr>
              <w:t>Lista e pikave fundore të mundshme</w:t>
            </w:r>
            <w:r w:rsidR="00133A51">
              <w:rPr>
                <w:noProof/>
                <w:webHidden/>
              </w:rPr>
              <w:tab/>
            </w:r>
            <w:r w:rsidR="00133A51">
              <w:rPr>
                <w:noProof/>
                <w:webHidden/>
              </w:rPr>
              <w:fldChar w:fldCharType="begin"/>
            </w:r>
            <w:r w:rsidR="00133A51">
              <w:rPr>
                <w:noProof/>
                <w:webHidden/>
              </w:rPr>
              <w:instrText xml:space="preserve"> PAGEREF _Toc23844153 \h </w:instrText>
            </w:r>
            <w:r w:rsidR="00133A51">
              <w:rPr>
                <w:noProof/>
                <w:webHidden/>
              </w:rPr>
            </w:r>
            <w:r w:rsidR="00133A51">
              <w:rPr>
                <w:noProof/>
                <w:webHidden/>
              </w:rPr>
              <w:fldChar w:fldCharType="separate"/>
            </w:r>
            <w:r w:rsidR="00133A51">
              <w:rPr>
                <w:noProof/>
                <w:webHidden/>
              </w:rPr>
              <w:t>37</w:t>
            </w:r>
            <w:r w:rsidR="00133A51">
              <w:rPr>
                <w:noProof/>
                <w:webHidden/>
              </w:rPr>
              <w:fldChar w:fldCharType="end"/>
            </w:r>
          </w:hyperlink>
        </w:p>
        <w:p w14:paraId="0A775E9C" w14:textId="0C3E8C3B" w:rsidR="00133A51" w:rsidRDefault="003E5AC6">
          <w:pPr>
            <w:pStyle w:val="TOC2"/>
            <w:tabs>
              <w:tab w:val="left" w:pos="880"/>
              <w:tab w:val="right" w:leader="dot" w:pos="9350"/>
            </w:tabs>
            <w:rPr>
              <w:rFonts w:asciiTheme="minorHAnsi" w:eastAsiaTheme="minorEastAsia" w:hAnsiTheme="minorHAnsi"/>
              <w:noProof/>
              <w:lang w:val="en-US"/>
            </w:rPr>
          </w:pPr>
          <w:hyperlink w:anchor="_Toc23844154" w:history="1">
            <w:r w:rsidR="00133A51" w:rsidRPr="00944A30">
              <w:rPr>
                <w:rStyle w:val="Hyperlink"/>
                <w:noProof/>
              </w:rPr>
              <w:t>6.1</w:t>
            </w:r>
            <w:r w:rsidR="00133A51">
              <w:rPr>
                <w:rFonts w:asciiTheme="minorHAnsi" w:eastAsiaTheme="minorEastAsia" w:hAnsiTheme="minorHAnsi"/>
                <w:noProof/>
                <w:lang w:val="en-US"/>
              </w:rPr>
              <w:tab/>
            </w:r>
            <w:r w:rsidR="00133A51" w:rsidRPr="00944A30">
              <w:rPr>
                <w:rStyle w:val="Hyperlink"/>
                <w:noProof/>
              </w:rPr>
              <w:t>index</w:t>
            </w:r>
            <w:r w:rsidR="00133A51">
              <w:rPr>
                <w:noProof/>
                <w:webHidden/>
              </w:rPr>
              <w:tab/>
            </w:r>
            <w:r w:rsidR="00133A51">
              <w:rPr>
                <w:noProof/>
                <w:webHidden/>
              </w:rPr>
              <w:fldChar w:fldCharType="begin"/>
            </w:r>
            <w:r w:rsidR="00133A51">
              <w:rPr>
                <w:noProof/>
                <w:webHidden/>
              </w:rPr>
              <w:instrText xml:space="preserve"> PAGEREF _Toc23844154 \h </w:instrText>
            </w:r>
            <w:r w:rsidR="00133A51">
              <w:rPr>
                <w:noProof/>
                <w:webHidden/>
              </w:rPr>
            </w:r>
            <w:r w:rsidR="00133A51">
              <w:rPr>
                <w:noProof/>
                <w:webHidden/>
              </w:rPr>
              <w:fldChar w:fldCharType="separate"/>
            </w:r>
            <w:r w:rsidR="00133A51">
              <w:rPr>
                <w:noProof/>
                <w:webHidden/>
              </w:rPr>
              <w:t>37</w:t>
            </w:r>
            <w:r w:rsidR="00133A51">
              <w:rPr>
                <w:noProof/>
                <w:webHidden/>
              </w:rPr>
              <w:fldChar w:fldCharType="end"/>
            </w:r>
          </w:hyperlink>
        </w:p>
        <w:p w14:paraId="20752E50" w14:textId="2BAA5EB4" w:rsidR="00133A51" w:rsidRDefault="003E5AC6">
          <w:pPr>
            <w:pStyle w:val="TOC2"/>
            <w:tabs>
              <w:tab w:val="left" w:pos="880"/>
              <w:tab w:val="right" w:leader="dot" w:pos="9350"/>
            </w:tabs>
            <w:rPr>
              <w:rFonts w:asciiTheme="minorHAnsi" w:eastAsiaTheme="minorEastAsia" w:hAnsiTheme="minorHAnsi"/>
              <w:noProof/>
              <w:lang w:val="en-US"/>
            </w:rPr>
          </w:pPr>
          <w:hyperlink w:anchor="_Toc23844155" w:history="1">
            <w:r w:rsidR="00133A51" w:rsidRPr="00944A30">
              <w:rPr>
                <w:rStyle w:val="Hyperlink"/>
                <w:noProof/>
              </w:rPr>
              <w:t>6.2</w:t>
            </w:r>
            <w:r w:rsidR="00133A51">
              <w:rPr>
                <w:rFonts w:asciiTheme="minorHAnsi" w:eastAsiaTheme="minorEastAsia" w:hAnsiTheme="minorHAnsi"/>
                <w:noProof/>
                <w:lang w:val="en-US"/>
              </w:rPr>
              <w:tab/>
            </w:r>
            <w:r w:rsidR="00133A51" w:rsidRPr="00944A30">
              <w:rPr>
                <w:rStyle w:val="Hyperlink"/>
                <w:noProof/>
              </w:rPr>
              <w:t>getColumns</w:t>
            </w:r>
            <w:r w:rsidR="00133A51">
              <w:rPr>
                <w:noProof/>
                <w:webHidden/>
              </w:rPr>
              <w:tab/>
            </w:r>
            <w:r w:rsidR="00133A51">
              <w:rPr>
                <w:noProof/>
                <w:webHidden/>
              </w:rPr>
              <w:fldChar w:fldCharType="begin"/>
            </w:r>
            <w:r w:rsidR="00133A51">
              <w:rPr>
                <w:noProof/>
                <w:webHidden/>
              </w:rPr>
              <w:instrText xml:space="preserve"> PAGEREF _Toc23844155 \h </w:instrText>
            </w:r>
            <w:r w:rsidR="00133A51">
              <w:rPr>
                <w:noProof/>
                <w:webHidden/>
              </w:rPr>
            </w:r>
            <w:r w:rsidR="00133A51">
              <w:rPr>
                <w:noProof/>
                <w:webHidden/>
              </w:rPr>
              <w:fldChar w:fldCharType="separate"/>
            </w:r>
            <w:r w:rsidR="00133A51">
              <w:rPr>
                <w:noProof/>
                <w:webHidden/>
              </w:rPr>
              <w:t>37</w:t>
            </w:r>
            <w:r w:rsidR="00133A51">
              <w:rPr>
                <w:noProof/>
                <w:webHidden/>
              </w:rPr>
              <w:fldChar w:fldCharType="end"/>
            </w:r>
          </w:hyperlink>
        </w:p>
        <w:p w14:paraId="4A7E69E9" w14:textId="79D5DC9F" w:rsidR="00133A51" w:rsidRDefault="003E5AC6">
          <w:pPr>
            <w:pStyle w:val="TOC2"/>
            <w:tabs>
              <w:tab w:val="left" w:pos="880"/>
              <w:tab w:val="right" w:leader="dot" w:pos="9350"/>
            </w:tabs>
            <w:rPr>
              <w:rFonts w:asciiTheme="minorHAnsi" w:eastAsiaTheme="minorEastAsia" w:hAnsiTheme="minorHAnsi"/>
              <w:noProof/>
              <w:lang w:val="en-US"/>
            </w:rPr>
          </w:pPr>
          <w:hyperlink w:anchor="_Toc23844156" w:history="1">
            <w:r w:rsidR="00133A51" w:rsidRPr="00944A30">
              <w:rPr>
                <w:rStyle w:val="Hyperlink"/>
                <w:noProof/>
              </w:rPr>
              <w:t>6.3</w:t>
            </w:r>
            <w:r w:rsidR="00133A51">
              <w:rPr>
                <w:rFonts w:asciiTheme="minorHAnsi" w:eastAsiaTheme="minorEastAsia" w:hAnsiTheme="minorHAnsi"/>
                <w:noProof/>
                <w:lang w:val="en-US"/>
              </w:rPr>
              <w:tab/>
            </w:r>
            <w:r w:rsidR="00133A51" w:rsidRPr="00944A30">
              <w:rPr>
                <w:rStyle w:val="Hyperlink"/>
                <w:noProof/>
              </w:rPr>
              <w:t>getSample</w:t>
            </w:r>
            <w:r w:rsidR="00133A51">
              <w:rPr>
                <w:noProof/>
                <w:webHidden/>
              </w:rPr>
              <w:tab/>
            </w:r>
            <w:r w:rsidR="00133A51">
              <w:rPr>
                <w:noProof/>
                <w:webHidden/>
              </w:rPr>
              <w:fldChar w:fldCharType="begin"/>
            </w:r>
            <w:r w:rsidR="00133A51">
              <w:rPr>
                <w:noProof/>
                <w:webHidden/>
              </w:rPr>
              <w:instrText xml:space="preserve"> PAGEREF _Toc23844156 \h </w:instrText>
            </w:r>
            <w:r w:rsidR="00133A51">
              <w:rPr>
                <w:noProof/>
                <w:webHidden/>
              </w:rPr>
            </w:r>
            <w:r w:rsidR="00133A51">
              <w:rPr>
                <w:noProof/>
                <w:webHidden/>
              </w:rPr>
              <w:fldChar w:fldCharType="separate"/>
            </w:r>
            <w:r w:rsidR="00133A51">
              <w:rPr>
                <w:noProof/>
                <w:webHidden/>
              </w:rPr>
              <w:t>37</w:t>
            </w:r>
            <w:r w:rsidR="00133A51">
              <w:rPr>
                <w:noProof/>
                <w:webHidden/>
              </w:rPr>
              <w:fldChar w:fldCharType="end"/>
            </w:r>
          </w:hyperlink>
        </w:p>
        <w:p w14:paraId="6EB1E7FC" w14:textId="1BFB2FC4" w:rsidR="00133A51" w:rsidRDefault="003E5AC6">
          <w:pPr>
            <w:pStyle w:val="TOC2"/>
            <w:tabs>
              <w:tab w:val="left" w:pos="880"/>
              <w:tab w:val="right" w:leader="dot" w:pos="9350"/>
            </w:tabs>
            <w:rPr>
              <w:rFonts w:asciiTheme="minorHAnsi" w:eastAsiaTheme="minorEastAsia" w:hAnsiTheme="minorHAnsi"/>
              <w:noProof/>
              <w:lang w:val="en-US"/>
            </w:rPr>
          </w:pPr>
          <w:hyperlink w:anchor="_Toc23844157" w:history="1">
            <w:r w:rsidR="00133A51" w:rsidRPr="00944A30">
              <w:rPr>
                <w:rStyle w:val="Hyperlink"/>
                <w:noProof/>
              </w:rPr>
              <w:t>6.4</w:t>
            </w:r>
            <w:r w:rsidR="00133A51">
              <w:rPr>
                <w:rFonts w:asciiTheme="minorHAnsi" w:eastAsiaTheme="minorEastAsia" w:hAnsiTheme="minorHAnsi"/>
                <w:noProof/>
                <w:lang w:val="en-US"/>
              </w:rPr>
              <w:tab/>
            </w:r>
            <w:r w:rsidR="00133A51" w:rsidRPr="00944A30">
              <w:rPr>
                <w:rStyle w:val="Hyperlink"/>
                <w:noProof/>
              </w:rPr>
              <w:t>getStages</w:t>
            </w:r>
            <w:r w:rsidR="00133A51">
              <w:rPr>
                <w:noProof/>
                <w:webHidden/>
              </w:rPr>
              <w:tab/>
            </w:r>
            <w:r w:rsidR="00133A51">
              <w:rPr>
                <w:noProof/>
                <w:webHidden/>
              </w:rPr>
              <w:fldChar w:fldCharType="begin"/>
            </w:r>
            <w:r w:rsidR="00133A51">
              <w:rPr>
                <w:noProof/>
                <w:webHidden/>
              </w:rPr>
              <w:instrText xml:space="preserve"> PAGEREF _Toc23844157 \h </w:instrText>
            </w:r>
            <w:r w:rsidR="00133A51">
              <w:rPr>
                <w:noProof/>
                <w:webHidden/>
              </w:rPr>
            </w:r>
            <w:r w:rsidR="00133A51">
              <w:rPr>
                <w:noProof/>
                <w:webHidden/>
              </w:rPr>
              <w:fldChar w:fldCharType="separate"/>
            </w:r>
            <w:r w:rsidR="00133A51">
              <w:rPr>
                <w:noProof/>
                <w:webHidden/>
              </w:rPr>
              <w:t>38</w:t>
            </w:r>
            <w:r w:rsidR="00133A51">
              <w:rPr>
                <w:noProof/>
                <w:webHidden/>
              </w:rPr>
              <w:fldChar w:fldCharType="end"/>
            </w:r>
          </w:hyperlink>
        </w:p>
        <w:p w14:paraId="3A1D8E4E" w14:textId="427938E3" w:rsidR="00133A51" w:rsidRDefault="003E5AC6">
          <w:pPr>
            <w:pStyle w:val="TOC2"/>
            <w:tabs>
              <w:tab w:val="left" w:pos="880"/>
              <w:tab w:val="right" w:leader="dot" w:pos="9350"/>
            </w:tabs>
            <w:rPr>
              <w:rFonts w:asciiTheme="minorHAnsi" w:eastAsiaTheme="minorEastAsia" w:hAnsiTheme="minorHAnsi"/>
              <w:noProof/>
              <w:lang w:val="en-US"/>
            </w:rPr>
          </w:pPr>
          <w:hyperlink w:anchor="_Toc23844158" w:history="1">
            <w:r w:rsidR="00133A51" w:rsidRPr="00944A30">
              <w:rPr>
                <w:rStyle w:val="Hyperlink"/>
                <w:noProof/>
              </w:rPr>
              <w:t>6.5</w:t>
            </w:r>
            <w:r w:rsidR="00133A51">
              <w:rPr>
                <w:rFonts w:asciiTheme="minorHAnsi" w:eastAsiaTheme="minorEastAsia" w:hAnsiTheme="minorHAnsi"/>
                <w:noProof/>
                <w:lang w:val="en-US"/>
              </w:rPr>
              <w:tab/>
            </w:r>
            <w:r w:rsidR="00133A51" w:rsidRPr="00944A30">
              <w:rPr>
                <w:rStyle w:val="Hyperlink"/>
                <w:noProof/>
              </w:rPr>
              <w:t>getCorrelationMatrix</w:t>
            </w:r>
            <w:r w:rsidR="00133A51">
              <w:rPr>
                <w:noProof/>
                <w:webHidden/>
              </w:rPr>
              <w:tab/>
            </w:r>
            <w:r w:rsidR="00133A51">
              <w:rPr>
                <w:noProof/>
                <w:webHidden/>
              </w:rPr>
              <w:fldChar w:fldCharType="begin"/>
            </w:r>
            <w:r w:rsidR="00133A51">
              <w:rPr>
                <w:noProof/>
                <w:webHidden/>
              </w:rPr>
              <w:instrText xml:space="preserve"> PAGEREF _Toc23844158 \h </w:instrText>
            </w:r>
            <w:r w:rsidR="00133A51">
              <w:rPr>
                <w:noProof/>
                <w:webHidden/>
              </w:rPr>
            </w:r>
            <w:r w:rsidR="00133A51">
              <w:rPr>
                <w:noProof/>
                <w:webHidden/>
              </w:rPr>
              <w:fldChar w:fldCharType="separate"/>
            </w:r>
            <w:r w:rsidR="00133A51">
              <w:rPr>
                <w:noProof/>
                <w:webHidden/>
              </w:rPr>
              <w:t>38</w:t>
            </w:r>
            <w:r w:rsidR="00133A51">
              <w:rPr>
                <w:noProof/>
                <w:webHidden/>
              </w:rPr>
              <w:fldChar w:fldCharType="end"/>
            </w:r>
          </w:hyperlink>
        </w:p>
        <w:p w14:paraId="1AE92593" w14:textId="7CA1E676" w:rsidR="00133A51" w:rsidRDefault="003E5AC6">
          <w:pPr>
            <w:pStyle w:val="TOC2"/>
            <w:tabs>
              <w:tab w:val="left" w:pos="880"/>
              <w:tab w:val="right" w:leader="dot" w:pos="9350"/>
            </w:tabs>
            <w:rPr>
              <w:rFonts w:asciiTheme="minorHAnsi" w:eastAsiaTheme="minorEastAsia" w:hAnsiTheme="minorHAnsi"/>
              <w:noProof/>
              <w:lang w:val="en-US"/>
            </w:rPr>
          </w:pPr>
          <w:hyperlink w:anchor="_Toc23844159" w:history="1">
            <w:r w:rsidR="00133A51" w:rsidRPr="00944A30">
              <w:rPr>
                <w:rStyle w:val="Hyperlink"/>
                <w:noProof/>
              </w:rPr>
              <w:t>6.6</w:t>
            </w:r>
            <w:r w:rsidR="00133A51">
              <w:rPr>
                <w:rFonts w:asciiTheme="minorHAnsi" w:eastAsiaTheme="minorEastAsia" w:hAnsiTheme="minorHAnsi"/>
                <w:noProof/>
                <w:lang w:val="en-US"/>
              </w:rPr>
              <w:tab/>
            </w:r>
            <w:r w:rsidR="00133A51" w:rsidRPr="00944A30">
              <w:rPr>
                <w:rStyle w:val="Hyperlink"/>
                <w:noProof/>
              </w:rPr>
              <w:t>getGroupAndCount</w:t>
            </w:r>
            <w:r w:rsidR="00133A51">
              <w:rPr>
                <w:noProof/>
                <w:webHidden/>
              </w:rPr>
              <w:tab/>
            </w:r>
            <w:r w:rsidR="00133A51">
              <w:rPr>
                <w:noProof/>
                <w:webHidden/>
              </w:rPr>
              <w:fldChar w:fldCharType="begin"/>
            </w:r>
            <w:r w:rsidR="00133A51">
              <w:rPr>
                <w:noProof/>
                <w:webHidden/>
              </w:rPr>
              <w:instrText xml:space="preserve"> PAGEREF _Toc23844159 \h </w:instrText>
            </w:r>
            <w:r w:rsidR="00133A51">
              <w:rPr>
                <w:noProof/>
                <w:webHidden/>
              </w:rPr>
            </w:r>
            <w:r w:rsidR="00133A51">
              <w:rPr>
                <w:noProof/>
                <w:webHidden/>
              </w:rPr>
              <w:fldChar w:fldCharType="separate"/>
            </w:r>
            <w:r w:rsidR="00133A51">
              <w:rPr>
                <w:noProof/>
                <w:webHidden/>
              </w:rPr>
              <w:t>38</w:t>
            </w:r>
            <w:r w:rsidR="00133A51">
              <w:rPr>
                <w:noProof/>
                <w:webHidden/>
              </w:rPr>
              <w:fldChar w:fldCharType="end"/>
            </w:r>
          </w:hyperlink>
        </w:p>
        <w:p w14:paraId="7D5326B4" w14:textId="52D8F12C" w:rsidR="00133A51" w:rsidRDefault="003E5AC6">
          <w:pPr>
            <w:pStyle w:val="TOC2"/>
            <w:tabs>
              <w:tab w:val="left" w:pos="880"/>
              <w:tab w:val="right" w:leader="dot" w:pos="9350"/>
            </w:tabs>
            <w:rPr>
              <w:rFonts w:asciiTheme="minorHAnsi" w:eastAsiaTheme="minorEastAsia" w:hAnsiTheme="minorHAnsi"/>
              <w:noProof/>
              <w:lang w:val="en-US"/>
            </w:rPr>
          </w:pPr>
          <w:hyperlink w:anchor="_Toc23844160" w:history="1">
            <w:r w:rsidR="00133A51" w:rsidRPr="00944A30">
              <w:rPr>
                <w:rStyle w:val="Hyperlink"/>
                <w:noProof/>
              </w:rPr>
              <w:t>6.7</w:t>
            </w:r>
            <w:r w:rsidR="00133A51">
              <w:rPr>
                <w:rFonts w:asciiTheme="minorHAnsi" w:eastAsiaTheme="minorEastAsia" w:hAnsiTheme="minorHAnsi"/>
                <w:noProof/>
                <w:lang w:val="en-US"/>
              </w:rPr>
              <w:tab/>
            </w:r>
            <w:r w:rsidR="00133A51" w:rsidRPr="00944A30">
              <w:rPr>
                <w:rStyle w:val="Hyperlink"/>
                <w:noProof/>
              </w:rPr>
              <w:t>getStages</w:t>
            </w:r>
            <w:r w:rsidR="00133A51">
              <w:rPr>
                <w:noProof/>
                <w:webHidden/>
              </w:rPr>
              <w:tab/>
            </w:r>
            <w:r w:rsidR="00133A51">
              <w:rPr>
                <w:noProof/>
                <w:webHidden/>
              </w:rPr>
              <w:fldChar w:fldCharType="begin"/>
            </w:r>
            <w:r w:rsidR="00133A51">
              <w:rPr>
                <w:noProof/>
                <w:webHidden/>
              </w:rPr>
              <w:instrText xml:space="preserve"> PAGEREF _Toc23844160 \h </w:instrText>
            </w:r>
            <w:r w:rsidR="00133A51">
              <w:rPr>
                <w:noProof/>
                <w:webHidden/>
              </w:rPr>
            </w:r>
            <w:r w:rsidR="00133A51">
              <w:rPr>
                <w:noProof/>
                <w:webHidden/>
              </w:rPr>
              <w:fldChar w:fldCharType="separate"/>
            </w:r>
            <w:r w:rsidR="00133A51">
              <w:rPr>
                <w:noProof/>
                <w:webHidden/>
              </w:rPr>
              <w:t>38</w:t>
            </w:r>
            <w:r w:rsidR="00133A51">
              <w:rPr>
                <w:noProof/>
                <w:webHidden/>
              </w:rPr>
              <w:fldChar w:fldCharType="end"/>
            </w:r>
          </w:hyperlink>
        </w:p>
        <w:p w14:paraId="7A00D155" w14:textId="655504A1" w:rsidR="00133A51" w:rsidRDefault="003E5AC6">
          <w:pPr>
            <w:pStyle w:val="TOC2"/>
            <w:tabs>
              <w:tab w:val="left" w:pos="880"/>
              <w:tab w:val="right" w:leader="dot" w:pos="9350"/>
            </w:tabs>
            <w:rPr>
              <w:rFonts w:asciiTheme="minorHAnsi" w:eastAsiaTheme="minorEastAsia" w:hAnsiTheme="minorHAnsi"/>
              <w:noProof/>
              <w:lang w:val="en-US"/>
            </w:rPr>
          </w:pPr>
          <w:hyperlink w:anchor="_Toc23844161" w:history="1">
            <w:r w:rsidR="00133A51" w:rsidRPr="00944A30">
              <w:rPr>
                <w:rStyle w:val="Hyperlink"/>
                <w:noProof/>
              </w:rPr>
              <w:t>6.8</w:t>
            </w:r>
            <w:r w:rsidR="00133A51">
              <w:rPr>
                <w:rFonts w:asciiTheme="minorHAnsi" w:eastAsiaTheme="minorEastAsia" w:hAnsiTheme="minorHAnsi"/>
                <w:noProof/>
                <w:lang w:val="en-US"/>
              </w:rPr>
              <w:tab/>
            </w:r>
            <w:r w:rsidR="00133A51" w:rsidRPr="00944A30">
              <w:rPr>
                <w:rStyle w:val="Hyperlink"/>
                <w:noProof/>
              </w:rPr>
              <w:t>getSchema</w:t>
            </w:r>
            <w:r w:rsidR="00133A51">
              <w:rPr>
                <w:noProof/>
                <w:webHidden/>
              </w:rPr>
              <w:tab/>
            </w:r>
            <w:r w:rsidR="00133A51">
              <w:rPr>
                <w:noProof/>
                <w:webHidden/>
              </w:rPr>
              <w:fldChar w:fldCharType="begin"/>
            </w:r>
            <w:r w:rsidR="00133A51">
              <w:rPr>
                <w:noProof/>
                <w:webHidden/>
              </w:rPr>
              <w:instrText xml:space="preserve"> PAGEREF _Toc23844161 \h </w:instrText>
            </w:r>
            <w:r w:rsidR="00133A51">
              <w:rPr>
                <w:noProof/>
                <w:webHidden/>
              </w:rPr>
            </w:r>
            <w:r w:rsidR="00133A51">
              <w:rPr>
                <w:noProof/>
                <w:webHidden/>
              </w:rPr>
              <w:fldChar w:fldCharType="separate"/>
            </w:r>
            <w:r w:rsidR="00133A51">
              <w:rPr>
                <w:noProof/>
                <w:webHidden/>
              </w:rPr>
              <w:t>39</w:t>
            </w:r>
            <w:r w:rsidR="00133A51">
              <w:rPr>
                <w:noProof/>
                <w:webHidden/>
              </w:rPr>
              <w:fldChar w:fldCharType="end"/>
            </w:r>
          </w:hyperlink>
        </w:p>
        <w:p w14:paraId="0C6B9328" w14:textId="7F179474" w:rsidR="00133A51" w:rsidRDefault="003E5AC6">
          <w:pPr>
            <w:pStyle w:val="TOC2"/>
            <w:tabs>
              <w:tab w:val="left" w:pos="880"/>
              <w:tab w:val="right" w:leader="dot" w:pos="9350"/>
            </w:tabs>
            <w:rPr>
              <w:rFonts w:asciiTheme="minorHAnsi" w:eastAsiaTheme="minorEastAsia" w:hAnsiTheme="minorHAnsi"/>
              <w:noProof/>
              <w:lang w:val="en-US"/>
            </w:rPr>
          </w:pPr>
          <w:hyperlink w:anchor="_Toc23844162" w:history="1">
            <w:r w:rsidR="00133A51" w:rsidRPr="00944A30">
              <w:rPr>
                <w:rStyle w:val="Hyperlink"/>
                <w:noProof/>
              </w:rPr>
              <w:t>6.9</w:t>
            </w:r>
            <w:r w:rsidR="00133A51">
              <w:rPr>
                <w:rFonts w:asciiTheme="minorHAnsi" w:eastAsiaTheme="minorEastAsia" w:hAnsiTheme="minorHAnsi"/>
                <w:noProof/>
                <w:lang w:val="en-US"/>
              </w:rPr>
              <w:tab/>
            </w:r>
            <w:r w:rsidR="00133A51" w:rsidRPr="00944A30">
              <w:rPr>
                <w:rStyle w:val="Hyperlink"/>
                <w:noProof/>
              </w:rPr>
              <w:t>getDoubleGroup</w:t>
            </w:r>
            <w:r w:rsidR="00133A51">
              <w:rPr>
                <w:noProof/>
                <w:webHidden/>
              </w:rPr>
              <w:tab/>
            </w:r>
            <w:r w:rsidR="00133A51">
              <w:rPr>
                <w:noProof/>
                <w:webHidden/>
              </w:rPr>
              <w:fldChar w:fldCharType="begin"/>
            </w:r>
            <w:r w:rsidR="00133A51">
              <w:rPr>
                <w:noProof/>
                <w:webHidden/>
              </w:rPr>
              <w:instrText xml:space="preserve"> PAGEREF _Toc23844162 \h </w:instrText>
            </w:r>
            <w:r w:rsidR="00133A51">
              <w:rPr>
                <w:noProof/>
                <w:webHidden/>
              </w:rPr>
            </w:r>
            <w:r w:rsidR="00133A51">
              <w:rPr>
                <w:noProof/>
                <w:webHidden/>
              </w:rPr>
              <w:fldChar w:fldCharType="separate"/>
            </w:r>
            <w:r w:rsidR="00133A51">
              <w:rPr>
                <w:noProof/>
                <w:webHidden/>
              </w:rPr>
              <w:t>39</w:t>
            </w:r>
            <w:r w:rsidR="00133A51">
              <w:rPr>
                <w:noProof/>
                <w:webHidden/>
              </w:rPr>
              <w:fldChar w:fldCharType="end"/>
            </w:r>
          </w:hyperlink>
        </w:p>
        <w:p w14:paraId="15F920F4" w14:textId="40D37963" w:rsidR="00133A51" w:rsidRDefault="003E5AC6">
          <w:pPr>
            <w:pStyle w:val="TOC2"/>
            <w:tabs>
              <w:tab w:val="left" w:pos="880"/>
              <w:tab w:val="right" w:leader="dot" w:pos="9350"/>
            </w:tabs>
            <w:rPr>
              <w:rFonts w:asciiTheme="minorHAnsi" w:eastAsiaTheme="minorEastAsia" w:hAnsiTheme="minorHAnsi"/>
              <w:noProof/>
              <w:lang w:val="en-US"/>
            </w:rPr>
          </w:pPr>
          <w:hyperlink w:anchor="_Toc23844163" w:history="1">
            <w:r w:rsidR="00133A51" w:rsidRPr="00944A30">
              <w:rPr>
                <w:rStyle w:val="Hyperlink"/>
                <w:noProof/>
              </w:rPr>
              <w:t>6.10</w:t>
            </w:r>
            <w:r w:rsidR="00133A51">
              <w:rPr>
                <w:rFonts w:asciiTheme="minorHAnsi" w:eastAsiaTheme="minorEastAsia" w:hAnsiTheme="minorHAnsi"/>
                <w:noProof/>
                <w:lang w:val="en-US"/>
              </w:rPr>
              <w:tab/>
            </w:r>
            <w:r w:rsidR="00133A51" w:rsidRPr="00944A30">
              <w:rPr>
                <w:rStyle w:val="Hyperlink"/>
                <w:noProof/>
              </w:rPr>
              <w:t>postPredict</w:t>
            </w:r>
            <w:r w:rsidR="00133A51">
              <w:rPr>
                <w:noProof/>
                <w:webHidden/>
              </w:rPr>
              <w:tab/>
            </w:r>
            <w:r w:rsidR="00133A51">
              <w:rPr>
                <w:noProof/>
                <w:webHidden/>
              </w:rPr>
              <w:fldChar w:fldCharType="begin"/>
            </w:r>
            <w:r w:rsidR="00133A51">
              <w:rPr>
                <w:noProof/>
                <w:webHidden/>
              </w:rPr>
              <w:instrText xml:space="preserve"> PAGEREF _Toc23844163 \h </w:instrText>
            </w:r>
            <w:r w:rsidR="00133A51">
              <w:rPr>
                <w:noProof/>
                <w:webHidden/>
              </w:rPr>
            </w:r>
            <w:r w:rsidR="00133A51">
              <w:rPr>
                <w:noProof/>
                <w:webHidden/>
              </w:rPr>
              <w:fldChar w:fldCharType="separate"/>
            </w:r>
            <w:r w:rsidR="00133A51">
              <w:rPr>
                <w:noProof/>
                <w:webHidden/>
              </w:rPr>
              <w:t>39</w:t>
            </w:r>
            <w:r w:rsidR="00133A51">
              <w:rPr>
                <w:noProof/>
                <w:webHidden/>
              </w:rPr>
              <w:fldChar w:fldCharType="end"/>
            </w:r>
          </w:hyperlink>
        </w:p>
        <w:p w14:paraId="1171E5B1" w14:textId="0A199401" w:rsidR="00133A51" w:rsidRDefault="003E5AC6">
          <w:pPr>
            <w:pStyle w:val="TOC1"/>
            <w:tabs>
              <w:tab w:val="left" w:pos="440"/>
              <w:tab w:val="right" w:leader="dot" w:pos="9350"/>
            </w:tabs>
            <w:rPr>
              <w:rFonts w:asciiTheme="minorHAnsi" w:eastAsiaTheme="minorEastAsia" w:hAnsiTheme="minorHAnsi"/>
              <w:noProof/>
              <w:lang w:val="en-US"/>
            </w:rPr>
          </w:pPr>
          <w:hyperlink w:anchor="_Toc23844164" w:history="1">
            <w:r w:rsidR="00133A51" w:rsidRPr="00944A30">
              <w:rPr>
                <w:rStyle w:val="Hyperlink"/>
                <w:noProof/>
              </w:rPr>
              <w:t>7</w:t>
            </w:r>
            <w:r w:rsidR="00133A51">
              <w:rPr>
                <w:rFonts w:asciiTheme="minorHAnsi" w:eastAsiaTheme="minorEastAsia" w:hAnsiTheme="minorHAnsi"/>
                <w:noProof/>
                <w:lang w:val="en-US"/>
              </w:rPr>
              <w:tab/>
            </w:r>
            <w:r w:rsidR="00133A51" w:rsidRPr="00944A30">
              <w:rPr>
                <w:rStyle w:val="Hyperlink"/>
                <w:noProof/>
              </w:rPr>
              <w:t>Fjalët e fundit</w:t>
            </w:r>
            <w:r w:rsidR="00133A51">
              <w:rPr>
                <w:noProof/>
                <w:webHidden/>
              </w:rPr>
              <w:tab/>
            </w:r>
            <w:r w:rsidR="00133A51">
              <w:rPr>
                <w:noProof/>
                <w:webHidden/>
              </w:rPr>
              <w:fldChar w:fldCharType="begin"/>
            </w:r>
            <w:r w:rsidR="00133A51">
              <w:rPr>
                <w:noProof/>
                <w:webHidden/>
              </w:rPr>
              <w:instrText xml:space="preserve"> PAGEREF _Toc23844164 \h </w:instrText>
            </w:r>
            <w:r w:rsidR="00133A51">
              <w:rPr>
                <w:noProof/>
                <w:webHidden/>
              </w:rPr>
            </w:r>
            <w:r w:rsidR="00133A51">
              <w:rPr>
                <w:noProof/>
                <w:webHidden/>
              </w:rPr>
              <w:fldChar w:fldCharType="separate"/>
            </w:r>
            <w:r w:rsidR="00133A51">
              <w:rPr>
                <w:noProof/>
                <w:webHidden/>
              </w:rPr>
              <w:t>40</w:t>
            </w:r>
            <w:r w:rsidR="00133A51">
              <w:rPr>
                <w:noProof/>
                <w:webHidden/>
              </w:rPr>
              <w:fldChar w:fldCharType="end"/>
            </w:r>
          </w:hyperlink>
        </w:p>
        <w:p w14:paraId="598581DA" w14:textId="1CBB97CA" w:rsidR="00133A51" w:rsidRDefault="003E5AC6">
          <w:pPr>
            <w:pStyle w:val="TOC1"/>
            <w:tabs>
              <w:tab w:val="left" w:pos="440"/>
              <w:tab w:val="right" w:leader="dot" w:pos="9350"/>
            </w:tabs>
            <w:rPr>
              <w:rFonts w:asciiTheme="minorHAnsi" w:eastAsiaTheme="minorEastAsia" w:hAnsiTheme="minorHAnsi"/>
              <w:noProof/>
              <w:lang w:val="en-US"/>
            </w:rPr>
          </w:pPr>
          <w:hyperlink w:anchor="_Toc23844165" w:history="1">
            <w:r w:rsidR="00133A51" w:rsidRPr="00944A30">
              <w:rPr>
                <w:rStyle w:val="Hyperlink"/>
                <w:noProof/>
              </w:rPr>
              <w:t>8</w:t>
            </w:r>
            <w:r w:rsidR="00133A51">
              <w:rPr>
                <w:rFonts w:asciiTheme="minorHAnsi" w:eastAsiaTheme="minorEastAsia" w:hAnsiTheme="minorHAnsi"/>
                <w:noProof/>
                <w:lang w:val="en-US"/>
              </w:rPr>
              <w:tab/>
            </w:r>
            <w:r w:rsidR="00133A51" w:rsidRPr="00944A30">
              <w:rPr>
                <w:rStyle w:val="Hyperlink"/>
                <w:noProof/>
              </w:rPr>
              <w:t>References</w:t>
            </w:r>
            <w:r w:rsidR="00133A51">
              <w:rPr>
                <w:noProof/>
                <w:webHidden/>
              </w:rPr>
              <w:tab/>
            </w:r>
            <w:r w:rsidR="00133A51">
              <w:rPr>
                <w:noProof/>
                <w:webHidden/>
              </w:rPr>
              <w:fldChar w:fldCharType="begin"/>
            </w:r>
            <w:r w:rsidR="00133A51">
              <w:rPr>
                <w:noProof/>
                <w:webHidden/>
              </w:rPr>
              <w:instrText xml:space="preserve"> PAGEREF _Toc23844165 \h </w:instrText>
            </w:r>
            <w:r w:rsidR="00133A51">
              <w:rPr>
                <w:noProof/>
                <w:webHidden/>
              </w:rPr>
            </w:r>
            <w:r w:rsidR="00133A51">
              <w:rPr>
                <w:noProof/>
                <w:webHidden/>
              </w:rPr>
              <w:fldChar w:fldCharType="separate"/>
            </w:r>
            <w:r w:rsidR="00133A51">
              <w:rPr>
                <w:noProof/>
                <w:webHidden/>
              </w:rPr>
              <w:t>42</w:t>
            </w:r>
            <w:r w:rsidR="00133A51">
              <w:rPr>
                <w:noProof/>
                <w:webHidden/>
              </w:rPr>
              <w:fldChar w:fldCharType="end"/>
            </w:r>
          </w:hyperlink>
        </w:p>
        <w:p w14:paraId="31CB9D2C" w14:textId="71D37E21" w:rsidR="00C64625" w:rsidRPr="00F45960" w:rsidRDefault="00C64625">
          <w:r w:rsidRPr="00F45960">
            <w:rPr>
              <w:b/>
              <w:bCs/>
              <w:noProof/>
            </w:rPr>
            <w:fldChar w:fldCharType="end"/>
          </w:r>
        </w:p>
      </w:sdtContent>
    </w:sdt>
    <w:p w14:paraId="20923083" w14:textId="2AD107E9" w:rsidR="00C64625" w:rsidRPr="00F45960" w:rsidRDefault="00C64625" w:rsidP="007326FD">
      <w:pPr>
        <w:jc w:val="left"/>
      </w:pPr>
    </w:p>
    <w:p w14:paraId="06FCD117" w14:textId="3CEDC857" w:rsidR="00EF6263" w:rsidRPr="00F45960" w:rsidRDefault="00C050D5" w:rsidP="00EF6263">
      <w:pPr>
        <w:pStyle w:val="Heading1"/>
      </w:pPr>
      <w:bookmarkStart w:id="34" w:name="_Toc22894782"/>
      <w:bookmarkStart w:id="35" w:name="_Toc23844137"/>
      <w:r w:rsidRPr="00F45960">
        <w:t>Hyrje</w:t>
      </w:r>
      <w:bookmarkEnd w:id="34"/>
      <w:bookmarkEnd w:id="35"/>
    </w:p>
    <w:p w14:paraId="092B968A" w14:textId="77777777" w:rsidR="000E2718" w:rsidRPr="00F45960" w:rsidRDefault="000E2718" w:rsidP="00E66B95"/>
    <w:p w14:paraId="6C742568" w14:textId="10BABD07" w:rsidR="00281C6B" w:rsidRPr="00F45960" w:rsidRDefault="00AF3C4A" w:rsidP="006262D0">
      <w:r w:rsidRPr="00F45960">
        <w:t xml:space="preserve">Ashtu siç </w:t>
      </w:r>
      <w:r w:rsidR="00F1276C" w:rsidRPr="00F45960">
        <w:t>kureshtja</w:t>
      </w:r>
      <w:r w:rsidRPr="00F45960">
        <w:t xml:space="preserve"> e njeriut nuk shuhet kurr</w:t>
      </w:r>
      <w:r w:rsidR="00501283" w:rsidRPr="00F45960">
        <w:t>ë</w:t>
      </w:r>
      <w:r w:rsidRPr="00F45960">
        <w:t>, ashtu edhe p</w:t>
      </w:r>
      <w:r w:rsidR="00501283" w:rsidRPr="00F45960">
        <w:t>ë</w:t>
      </w:r>
      <w:r w:rsidRPr="00F45960">
        <w:t>rparimi i teknologjis</w:t>
      </w:r>
      <w:r w:rsidR="00501283" w:rsidRPr="00F45960">
        <w:t>ë</w:t>
      </w:r>
      <w:r w:rsidRPr="00F45960">
        <w:t xml:space="preserve"> nuk ka t</w:t>
      </w:r>
      <w:r w:rsidR="00501283" w:rsidRPr="00F45960">
        <w:t>ë</w:t>
      </w:r>
      <w:r w:rsidRPr="00F45960">
        <w:t xml:space="preserve"> ndalur. Megjith</w:t>
      </w:r>
      <w:r w:rsidR="00501283" w:rsidRPr="00F45960">
        <w:t>ë</w:t>
      </w:r>
      <w:r w:rsidRPr="00F45960">
        <w:t xml:space="preserve">se nuk </w:t>
      </w:r>
      <w:r w:rsidR="00F1276C" w:rsidRPr="00F45960">
        <w:t>është</w:t>
      </w:r>
      <w:r w:rsidRPr="00F45960">
        <w:t xml:space="preserve"> e </w:t>
      </w:r>
      <w:r w:rsidR="00F1276C" w:rsidRPr="00F45960">
        <w:t>gabuar</w:t>
      </w:r>
      <w:r w:rsidRPr="00F45960">
        <w:t xml:space="preserve"> n</w:t>
      </w:r>
      <w:r w:rsidR="00501283" w:rsidRPr="00F45960">
        <w:t>ë</w:t>
      </w:r>
      <w:r w:rsidRPr="00F45960">
        <w:t>se themi se teknologjia gati ka arritur majat e veta, akoma ka shtigje t</w:t>
      </w:r>
      <w:r w:rsidR="00501283" w:rsidRPr="00F45960">
        <w:t>ë</w:t>
      </w:r>
      <w:r w:rsidRPr="00F45960">
        <w:t xml:space="preserve"> pashkelura q</w:t>
      </w:r>
      <w:r w:rsidR="00501283" w:rsidRPr="00F45960">
        <w:t>ë</w:t>
      </w:r>
      <w:r w:rsidRPr="00F45960">
        <w:t xml:space="preserve"> mund t</w:t>
      </w:r>
      <w:r w:rsidR="00501283" w:rsidRPr="00F45960">
        <w:t>ë</w:t>
      </w:r>
      <w:r w:rsidRPr="00F45960">
        <w:t xml:space="preserve"> themi se paraqesin nj</w:t>
      </w:r>
      <w:r w:rsidR="00501283" w:rsidRPr="00F45960">
        <w:t>ë</w:t>
      </w:r>
      <w:r w:rsidRPr="00F45960">
        <w:t xml:space="preserve"> bot</w:t>
      </w:r>
      <w:r w:rsidR="00501283" w:rsidRPr="00F45960">
        <w:t>ë</w:t>
      </w:r>
      <w:r w:rsidRPr="00F45960">
        <w:t xml:space="preserve"> teknologjike n</w:t>
      </w:r>
      <w:r w:rsidR="00501283" w:rsidRPr="00F45960">
        <w:t>ë</w:t>
      </w:r>
      <w:r w:rsidRPr="00F45960">
        <w:t xml:space="preserve"> vete. </w:t>
      </w:r>
      <w:r w:rsidR="001B6245" w:rsidRPr="00F45960">
        <w:t>Nd</w:t>
      </w:r>
      <w:r w:rsidR="00501283" w:rsidRPr="00F45960">
        <w:t>ë</w:t>
      </w:r>
      <w:r w:rsidR="001B6245" w:rsidRPr="00F45960">
        <w:t>r to, dhe nd</w:t>
      </w:r>
      <w:r w:rsidR="00501283" w:rsidRPr="00F45960">
        <w:t>ë</w:t>
      </w:r>
      <w:r w:rsidR="001B6245" w:rsidRPr="00F45960">
        <w:t>r m</w:t>
      </w:r>
      <w:r w:rsidR="00501283" w:rsidRPr="00F45960">
        <w:t>ë</w:t>
      </w:r>
      <w:r w:rsidR="001B6245" w:rsidRPr="00F45960">
        <w:t xml:space="preserve"> t</w:t>
      </w:r>
      <w:r w:rsidR="00501283" w:rsidRPr="00F45960">
        <w:t>ë</w:t>
      </w:r>
      <w:r w:rsidR="001B6245" w:rsidRPr="00F45960">
        <w:t xml:space="preserve"> </w:t>
      </w:r>
      <w:r w:rsidR="00F1276C" w:rsidRPr="00F45960">
        <w:t>pëlqyerat</w:t>
      </w:r>
      <w:r w:rsidR="001B6245" w:rsidRPr="00F45960">
        <w:t xml:space="preserve"> e k</w:t>
      </w:r>
      <w:r w:rsidR="00501283" w:rsidRPr="00F45960">
        <w:t>ë</w:t>
      </w:r>
      <w:r w:rsidR="001B6245" w:rsidRPr="00F45960">
        <w:t>rkuarat nga njer</w:t>
      </w:r>
      <w:r w:rsidR="00501283" w:rsidRPr="00F45960">
        <w:t>ë</w:t>
      </w:r>
      <w:r w:rsidR="001B6245" w:rsidRPr="00F45960">
        <w:t xml:space="preserve">zit </w:t>
      </w:r>
      <w:r w:rsidR="00501283" w:rsidRPr="00F45960">
        <w:t>ë</w:t>
      </w:r>
      <w:r w:rsidR="001B6245" w:rsidRPr="00F45960">
        <w:t>sht</w:t>
      </w:r>
      <w:r w:rsidR="00501283" w:rsidRPr="00F45960">
        <w:t>ë</w:t>
      </w:r>
      <w:r w:rsidR="001B6245" w:rsidRPr="00F45960">
        <w:t xml:space="preserve"> inteligjenca artificiale</w:t>
      </w:r>
      <w:r w:rsidR="000972A0" w:rsidRPr="00F45960">
        <w:t xml:space="preserve"> (ang.</w:t>
      </w:r>
      <w:r w:rsidR="000972A0" w:rsidRPr="00F45960">
        <w:rPr>
          <w:i/>
          <w:iCs/>
        </w:rPr>
        <w:t xml:space="preserve"> </w:t>
      </w:r>
      <w:r w:rsidR="00141291" w:rsidRPr="00F45960">
        <w:rPr>
          <w:i/>
          <w:iCs/>
        </w:rPr>
        <w:t>a</w:t>
      </w:r>
      <w:r w:rsidR="000972A0" w:rsidRPr="00F45960">
        <w:rPr>
          <w:i/>
          <w:iCs/>
        </w:rPr>
        <w:t xml:space="preserve">rtificial </w:t>
      </w:r>
      <w:r w:rsidR="00141291" w:rsidRPr="00F45960">
        <w:rPr>
          <w:i/>
          <w:iCs/>
        </w:rPr>
        <w:t>i</w:t>
      </w:r>
      <w:r w:rsidR="000972A0" w:rsidRPr="00F45960">
        <w:rPr>
          <w:i/>
          <w:iCs/>
        </w:rPr>
        <w:t>ntelligence)</w:t>
      </w:r>
      <w:r w:rsidR="001B6245" w:rsidRPr="00F45960">
        <w:t>.</w:t>
      </w:r>
    </w:p>
    <w:p w14:paraId="7BC654C7" w14:textId="71E5F646" w:rsidR="00F30D3C" w:rsidRPr="00F45960" w:rsidRDefault="001B6245" w:rsidP="006262D0">
      <w:r w:rsidRPr="00F45960">
        <w:t>Inteligjenca artificiale, e referuar ndryshe si inteligjenca e makinave</w:t>
      </w:r>
      <w:r w:rsidR="000972A0" w:rsidRPr="00F45960">
        <w:t xml:space="preserve"> (ang.</w:t>
      </w:r>
      <w:r w:rsidR="000972A0" w:rsidRPr="00F45960">
        <w:rPr>
          <w:i/>
          <w:iCs/>
        </w:rPr>
        <w:t xml:space="preserve"> </w:t>
      </w:r>
      <w:r w:rsidR="004A5DF4" w:rsidRPr="00F45960">
        <w:rPr>
          <w:i/>
          <w:iCs/>
        </w:rPr>
        <w:t>m</w:t>
      </w:r>
      <w:r w:rsidR="000972A0" w:rsidRPr="00F45960">
        <w:rPr>
          <w:i/>
          <w:iCs/>
        </w:rPr>
        <w:t xml:space="preserve">achine </w:t>
      </w:r>
      <w:r w:rsidR="004A5DF4" w:rsidRPr="00F45960">
        <w:rPr>
          <w:i/>
          <w:iCs/>
        </w:rPr>
        <w:t>i</w:t>
      </w:r>
      <w:r w:rsidR="000972A0" w:rsidRPr="00F45960">
        <w:rPr>
          <w:i/>
          <w:iCs/>
        </w:rPr>
        <w:t>ntelligence)</w:t>
      </w:r>
      <w:r w:rsidRPr="00F45960">
        <w:rPr>
          <w:i/>
          <w:iCs/>
        </w:rPr>
        <w:t xml:space="preserve"> </w:t>
      </w:r>
      <w:r w:rsidRPr="00F45960">
        <w:t>ka t</w:t>
      </w:r>
      <w:r w:rsidR="00501283" w:rsidRPr="00F45960">
        <w:t>ë</w:t>
      </w:r>
      <w:r w:rsidRPr="00F45960">
        <w:t xml:space="preserve"> b</w:t>
      </w:r>
      <w:r w:rsidR="00501283" w:rsidRPr="00F45960">
        <w:t>ë</w:t>
      </w:r>
      <w:r w:rsidRPr="00F45960">
        <w:t>j</w:t>
      </w:r>
      <w:r w:rsidR="00501283" w:rsidRPr="00F45960">
        <w:t>ë</w:t>
      </w:r>
      <w:r w:rsidRPr="00F45960">
        <w:t xml:space="preserve"> me stimulimin e inteligjenc</w:t>
      </w:r>
      <w:r w:rsidR="00501283" w:rsidRPr="00F45960">
        <w:t>ë</w:t>
      </w:r>
      <w:r w:rsidRPr="00F45960">
        <w:t>s t</w:t>
      </w:r>
      <w:r w:rsidR="00501283" w:rsidRPr="00F45960">
        <w:t>ë</w:t>
      </w:r>
      <w:r w:rsidR="004A5DF4" w:rsidRPr="00F45960">
        <w:t xml:space="preserve"> përvetësuar dhe zhvilluar</w:t>
      </w:r>
      <w:r w:rsidRPr="00F45960">
        <w:t xml:space="preserve"> nga makinat</w:t>
      </w:r>
      <w:r w:rsidR="009E3A2C" w:rsidRPr="00F45960">
        <w:t xml:space="preserve"> </w:t>
      </w:r>
      <w:sdt>
        <w:sdtPr>
          <w:id w:val="1139840281"/>
          <w:citation/>
        </w:sdt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w:rsidRPr="00F45960">
        <w:t xml:space="preserve">. </w:t>
      </w:r>
    </w:p>
    <w:p w14:paraId="7C4DEFFD" w14:textId="77777777" w:rsidR="00664AD8" w:rsidRPr="00F45960" w:rsidRDefault="001B6245" w:rsidP="006262D0">
      <w:r w:rsidRPr="00F45960">
        <w:t>Kjo shkenc</w:t>
      </w:r>
      <w:r w:rsidR="00501283" w:rsidRPr="00F45960">
        <w:t>ë</w:t>
      </w:r>
      <w:r w:rsidRPr="00F45960">
        <w:t xml:space="preserve"> ndryshe definohet si fusha e studimit t</w:t>
      </w:r>
      <w:r w:rsidR="00501283" w:rsidRPr="00F45960">
        <w:t>ë</w:t>
      </w:r>
      <w:r w:rsidRPr="00F45960">
        <w:t xml:space="preserve"> agjent</w:t>
      </w:r>
      <w:r w:rsidR="00501283" w:rsidRPr="00F45960">
        <w:t>ë</w:t>
      </w:r>
      <w:r w:rsidRPr="00F45960">
        <w:t>ve inteligjent</w:t>
      </w:r>
      <w:r w:rsidR="00501283" w:rsidRPr="00F45960">
        <w:t>ë</w:t>
      </w:r>
      <w:r w:rsidR="000972A0" w:rsidRPr="00F45960">
        <w:rPr>
          <w:i/>
          <w:iCs/>
        </w:rPr>
        <w:t xml:space="preserve"> </w:t>
      </w:r>
      <w:r w:rsidR="000972A0" w:rsidRPr="00F45960">
        <w:t>(ang.</w:t>
      </w:r>
      <w:r w:rsidR="000972A0" w:rsidRPr="00F45960">
        <w:rPr>
          <w:i/>
          <w:iCs/>
        </w:rPr>
        <w:t xml:space="preserve"> </w:t>
      </w:r>
      <w:r w:rsidR="00F012A3" w:rsidRPr="00F45960">
        <w:rPr>
          <w:i/>
          <w:iCs/>
        </w:rPr>
        <w:t>i</w:t>
      </w:r>
      <w:r w:rsidR="000972A0" w:rsidRPr="00F45960">
        <w:rPr>
          <w:i/>
          <w:iCs/>
        </w:rPr>
        <w:t xml:space="preserve">ntelligent </w:t>
      </w:r>
      <w:r w:rsidR="00F012A3" w:rsidRPr="00F45960">
        <w:rPr>
          <w:i/>
          <w:iCs/>
        </w:rPr>
        <w:t>a</w:t>
      </w:r>
      <w:r w:rsidR="000972A0" w:rsidRPr="00F45960">
        <w:rPr>
          <w:i/>
          <w:iCs/>
        </w:rPr>
        <w:t>gents)</w:t>
      </w:r>
      <w:r w:rsidRPr="00F45960">
        <w:rPr>
          <w:i/>
          <w:iCs/>
        </w:rPr>
        <w:t xml:space="preserve">: </w:t>
      </w:r>
      <w:r w:rsidRPr="00F45960">
        <w:t>nj</w:t>
      </w:r>
      <w:r w:rsidR="00501283" w:rsidRPr="00F45960">
        <w:t>ë</w:t>
      </w:r>
      <w:r w:rsidRPr="00F45960">
        <w:t xml:space="preserve"> pajisje q</w:t>
      </w:r>
      <w:r w:rsidR="00501283" w:rsidRPr="00F45960">
        <w:t>ë</w:t>
      </w:r>
      <w:r w:rsidRPr="00F45960">
        <w:t xml:space="preserve"> kupton ambientin ku ndodhet dhe nd</w:t>
      </w:r>
      <w:r w:rsidR="00501283" w:rsidRPr="00F45960">
        <w:t>ë</w:t>
      </w:r>
      <w:r w:rsidRPr="00F45960">
        <w:t>rmerr veprime t</w:t>
      </w:r>
      <w:r w:rsidR="00501283" w:rsidRPr="00F45960">
        <w:t>ë</w:t>
      </w:r>
      <w:r w:rsidRPr="00F45960">
        <w:t xml:space="preserve"> tilla q</w:t>
      </w:r>
      <w:r w:rsidR="00501283" w:rsidRPr="00F45960">
        <w:t>ë</w:t>
      </w:r>
      <w:r w:rsidRPr="00F45960">
        <w:t xml:space="preserve"> mund</w:t>
      </w:r>
      <w:r w:rsidR="00501283" w:rsidRPr="00F45960">
        <w:t>ë</w:t>
      </w:r>
      <w:r w:rsidRPr="00F45960">
        <w:t>sia e arritjes s</w:t>
      </w:r>
      <w:r w:rsidR="00501283" w:rsidRPr="00F45960">
        <w:t>ë</w:t>
      </w:r>
      <w:r w:rsidRPr="00F45960">
        <w:t xml:space="preserve"> q</w:t>
      </w:r>
      <w:r w:rsidR="00501283" w:rsidRPr="00F45960">
        <w:t>ë</w:t>
      </w:r>
      <w:r w:rsidRPr="00F45960">
        <w:t>llimit t</w:t>
      </w:r>
      <w:r w:rsidR="00501283" w:rsidRPr="00F45960">
        <w:t>ë</w:t>
      </w:r>
      <w:r w:rsidRPr="00F45960">
        <w:t xml:space="preserve"> jet</w:t>
      </w:r>
      <w:r w:rsidR="00501283" w:rsidRPr="00F45960">
        <w:t>ë</w:t>
      </w:r>
      <w:r w:rsidRPr="00F45960">
        <w:t xml:space="preserve"> maksimale. </w:t>
      </w:r>
    </w:p>
    <w:p w14:paraId="7FC489B5" w14:textId="0FD281A4" w:rsidR="00664AD8" w:rsidRPr="00F45960" w:rsidRDefault="00664AD8" w:rsidP="006262D0">
      <w:r w:rsidRPr="00F45960">
        <w:t>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w:t>
      </w:r>
      <w:r w:rsidR="00814F25" w:rsidRPr="00F45960">
        <w:t xml:space="preserve"> pasur një performancë të mirë</w:t>
      </w:r>
      <w:r w:rsidR="007126BA" w:rsidRPr="00F45960">
        <w:t xml:space="preserve"> </w:t>
      </w:r>
      <w:sdt>
        <w:sdtPr>
          <w:id w:val="127663800"/>
          <w:citation/>
        </w:sdt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w:rsidRPr="00F45960">
        <w:t xml:space="preserve">. </w:t>
      </w:r>
    </w:p>
    <w:p w14:paraId="751683B1" w14:textId="54FCC2A8" w:rsidR="001B6245" w:rsidRPr="00F45960" w:rsidRDefault="001B6245" w:rsidP="006262D0">
      <w:pPr>
        <w:rPr>
          <w:i/>
          <w:iCs/>
        </w:rPr>
      </w:pPr>
      <w:r w:rsidRPr="00F45960">
        <w:t>Pra, makinat tentojn</w:t>
      </w:r>
      <w:r w:rsidR="00501283" w:rsidRPr="00F45960">
        <w:t>ë</w:t>
      </w:r>
      <w:r w:rsidRPr="00F45960">
        <w:t xml:space="preserve"> q</w:t>
      </w:r>
      <w:r w:rsidR="00501283" w:rsidRPr="00F45960">
        <w:t>ë</w:t>
      </w:r>
      <w:r w:rsidRPr="00F45960">
        <w:t xml:space="preserve"> t</w:t>
      </w:r>
      <w:r w:rsidR="00501283" w:rsidRPr="00F45960">
        <w:t>ë</w:t>
      </w:r>
      <w:r w:rsidRPr="00F45960">
        <w:t xml:space="preserve"> p</w:t>
      </w:r>
      <w:r w:rsidR="00501283" w:rsidRPr="00F45960">
        <w:t>ë</w:t>
      </w:r>
      <w:r w:rsidRPr="00F45960">
        <w:t>rvet</w:t>
      </w:r>
      <w:r w:rsidR="00501283" w:rsidRPr="00F45960">
        <w:t>ë</w:t>
      </w:r>
      <w:r w:rsidRPr="00F45960">
        <w:t>sojn</w:t>
      </w:r>
      <w:r w:rsidR="00501283" w:rsidRPr="00F45960">
        <w:t>ë</w:t>
      </w:r>
      <w:r w:rsidRPr="00F45960">
        <w:t xml:space="preserve"> aft</w:t>
      </w:r>
      <w:r w:rsidR="00501283" w:rsidRPr="00F45960">
        <w:t>ë</w:t>
      </w:r>
      <w:r w:rsidRPr="00F45960">
        <w:t>sit</w:t>
      </w:r>
      <w:r w:rsidR="00501283" w:rsidRPr="00F45960">
        <w:t>ë</w:t>
      </w:r>
      <w:r w:rsidRPr="00F45960">
        <w:t xml:space="preserve"> njer</w:t>
      </w:r>
      <w:r w:rsidR="00501283" w:rsidRPr="00F45960">
        <w:t>ë</w:t>
      </w:r>
      <w:r w:rsidRPr="00F45960">
        <w:t>zore t</w:t>
      </w:r>
      <w:r w:rsidR="00501283" w:rsidRPr="00F45960">
        <w:t>ë</w:t>
      </w:r>
      <w:r w:rsidRPr="00F45960">
        <w:t xml:space="preserve"> t</w:t>
      </w:r>
      <w:r w:rsidR="00501283" w:rsidRPr="00F45960">
        <w:t>ë</w:t>
      </w:r>
      <w:r w:rsidRPr="00F45960">
        <w:t xml:space="preserve"> kuptuarit</w:t>
      </w:r>
      <w:r w:rsidRPr="00F45960">
        <w:rPr>
          <w:i/>
          <w:iCs/>
        </w:rPr>
        <w:t xml:space="preserve"> </w:t>
      </w:r>
      <w:r w:rsidRPr="00F45960">
        <w:t>dhe zgjidhjes s</w:t>
      </w:r>
      <w:r w:rsidR="00501283" w:rsidRPr="00F45960">
        <w:t>ë</w:t>
      </w:r>
      <w:r w:rsidRPr="00F45960">
        <w:t xml:space="preserve"> problemeve</w:t>
      </w:r>
      <w:r w:rsidR="000972A0" w:rsidRPr="00F45960">
        <w:rPr>
          <w:i/>
          <w:iCs/>
        </w:rPr>
        <w:t xml:space="preserve"> </w:t>
      </w:r>
      <w:r w:rsidR="000972A0" w:rsidRPr="00F45960">
        <w:t>(ang.</w:t>
      </w:r>
      <w:r w:rsidR="000972A0" w:rsidRPr="00F45960">
        <w:rPr>
          <w:i/>
          <w:iCs/>
        </w:rPr>
        <w:t xml:space="preserve"> </w:t>
      </w:r>
      <w:r w:rsidR="00F012A3" w:rsidRPr="00F45960">
        <w:rPr>
          <w:i/>
          <w:iCs/>
        </w:rPr>
        <w:t>l</w:t>
      </w:r>
      <w:r w:rsidR="000972A0" w:rsidRPr="00F45960">
        <w:rPr>
          <w:i/>
          <w:iCs/>
        </w:rPr>
        <w:t xml:space="preserve">earning and </w:t>
      </w:r>
      <w:r w:rsidR="00F012A3" w:rsidRPr="00F45960">
        <w:rPr>
          <w:i/>
          <w:iCs/>
        </w:rPr>
        <w:t>p</w:t>
      </w:r>
      <w:r w:rsidR="000972A0" w:rsidRPr="00F45960">
        <w:rPr>
          <w:i/>
          <w:iCs/>
        </w:rPr>
        <w:t xml:space="preserve">roblem </w:t>
      </w:r>
      <w:r w:rsidR="00F012A3" w:rsidRPr="00F45960">
        <w:rPr>
          <w:i/>
          <w:iCs/>
        </w:rPr>
        <w:t>s</w:t>
      </w:r>
      <w:r w:rsidR="000972A0" w:rsidRPr="00F45960">
        <w:rPr>
          <w:i/>
          <w:iCs/>
        </w:rPr>
        <w:t>olving).</w:t>
      </w:r>
      <w:r w:rsidRPr="00F45960">
        <w:rPr>
          <w:i/>
          <w:iCs/>
        </w:rPr>
        <w:t xml:space="preserve">  </w:t>
      </w:r>
    </w:p>
    <w:p w14:paraId="44AD0AB4" w14:textId="2364D5F9" w:rsidR="00E61CD0" w:rsidRPr="00F45960" w:rsidRDefault="00E61CD0" w:rsidP="006262D0">
      <w:r w:rsidRPr="00F45960">
        <w:t>Q</w:t>
      </w:r>
      <w:r w:rsidR="002D0791" w:rsidRPr="00F45960">
        <w:t>ë</w:t>
      </w:r>
      <w:r w:rsidRPr="00F45960">
        <w:t>llimi i nj</w:t>
      </w:r>
      <w:r w:rsidR="002D0791" w:rsidRPr="00F45960">
        <w:t>ë</w:t>
      </w:r>
      <w:r w:rsidRPr="00F45960">
        <w:t xml:space="preserve"> agjenti inteligjent</w:t>
      </w:r>
      <w:r w:rsidR="002D0791" w:rsidRPr="00F45960">
        <w:t>ë</w:t>
      </w:r>
      <w:r w:rsidRPr="00F45960">
        <w:t xml:space="preserve"> mund t</w:t>
      </w:r>
      <w:r w:rsidR="002D0791" w:rsidRPr="00F45960">
        <w:t>ë</w:t>
      </w:r>
      <w:r w:rsidRPr="00F45960">
        <w:t xml:space="preserve"> jet</w:t>
      </w:r>
      <w:r w:rsidR="002D0791" w:rsidRPr="00F45960">
        <w:t>ë</w:t>
      </w:r>
      <w:r w:rsidRPr="00F45960">
        <w:t xml:space="preserve"> i thjesht</w:t>
      </w:r>
      <w:r w:rsidR="002D0791" w:rsidRPr="00F45960">
        <w:t>ë</w:t>
      </w:r>
      <w:r w:rsidRPr="00F45960">
        <w:t>, si p</w:t>
      </w:r>
      <w:r w:rsidR="002D0791" w:rsidRPr="00F45960">
        <w:t>ë</w:t>
      </w:r>
      <w:r w:rsidRPr="00F45960">
        <w:t>r shembull luajtja e nj</w:t>
      </w:r>
      <w:r w:rsidR="002D0791" w:rsidRPr="00F45960">
        <w:t>ë</w:t>
      </w:r>
      <w:r w:rsidRPr="00F45960">
        <w:t xml:space="preserve"> loje GO, apo kompleks siç </w:t>
      </w:r>
      <w:r w:rsidR="002D0791" w:rsidRPr="00F45960">
        <w:t>ë</w:t>
      </w:r>
      <w:r w:rsidRPr="00F45960">
        <w:t>sht</w:t>
      </w:r>
      <w:r w:rsidR="002D0791" w:rsidRPr="00F45960">
        <w:t>ë</w:t>
      </w:r>
      <w:r w:rsidRPr="00F45960">
        <w:t xml:space="preserve"> kryerja e operacioneve matematikore. </w:t>
      </w:r>
    </w:p>
    <w:p w14:paraId="2A2215E6" w14:textId="6508ED8B" w:rsidR="0053315C" w:rsidRPr="00F45960" w:rsidRDefault="00E61CD0" w:rsidP="006262D0">
      <w:r w:rsidRPr="00F45960">
        <w:t>Parimi baz</w:t>
      </w:r>
      <w:r w:rsidR="002D0791" w:rsidRPr="00F45960">
        <w:t>ë</w:t>
      </w:r>
      <w:r w:rsidRPr="00F45960">
        <w:t xml:space="preserve"> i inteligjenc</w:t>
      </w:r>
      <w:r w:rsidR="002D0791" w:rsidRPr="00F45960">
        <w:t>ë</w:t>
      </w:r>
      <w:r w:rsidRPr="00F45960">
        <w:t xml:space="preserve">s artificiale </w:t>
      </w:r>
      <w:r w:rsidR="000972A0" w:rsidRPr="00F45960">
        <w:t>është</w:t>
      </w:r>
      <w:r w:rsidRPr="00F45960">
        <w:t xml:space="preserve"> p</w:t>
      </w:r>
      <w:r w:rsidR="002D0791" w:rsidRPr="00F45960">
        <w:t>ë</w:t>
      </w:r>
      <w:r w:rsidRPr="00F45960">
        <w:t>rdorimi i algoritmeve. Algoritmet jan</w:t>
      </w:r>
      <w:r w:rsidR="002D0791" w:rsidRPr="00F45960">
        <w:t>ë</w:t>
      </w:r>
      <w:r w:rsidRPr="00F45960">
        <w:t xml:space="preserve"> nj</w:t>
      </w:r>
      <w:r w:rsidR="002D0791" w:rsidRPr="00F45960">
        <w:t>ë</w:t>
      </w:r>
      <w:r w:rsidRPr="00F45960">
        <w:t xml:space="preserve"> grumbull instruksionesh q</w:t>
      </w:r>
      <w:r w:rsidR="002D0791" w:rsidRPr="00F45960">
        <w:t>ë</w:t>
      </w:r>
      <w:r w:rsidRPr="00F45960">
        <w:t xml:space="preserve"> nj</w:t>
      </w:r>
      <w:r w:rsidR="002D0791" w:rsidRPr="00F45960">
        <w:t>ë</w:t>
      </w:r>
      <w:r w:rsidRPr="00F45960">
        <w:t xml:space="preserve"> makin</w:t>
      </w:r>
      <w:r w:rsidR="00661D8C" w:rsidRPr="00F45960">
        <w:t>ë</w:t>
      </w:r>
      <w:r w:rsidRPr="00F45960">
        <w:t xml:space="preserve"> kompjuterike mund t</w:t>
      </w:r>
      <w:r w:rsidR="002D0791" w:rsidRPr="00F45960">
        <w:t>ë</w:t>
      </w:r>
      <w:r w:rsidRPr="00F45960">
        <w:t xml:space="preserve"> </w:t>
      </w:r>
      <w:r w:rsidR="00F1276C" w:rsidRPr="00F45960">
        <w:t>ekzekutojë</w:t>
      </w:r>
      <w:r w:rsidRPr="00F45960">
        <w:t>. Nj</w:t>
      </w:r>
      <w:r w:rsidR="002D0791" w:rsidRPr="00F45960">
        <w:t>ë</w:t>
      </w:r>
      <w:r w:rsidRPr="00F45960">
        <w:t xml:space="preserve"> algorit</w:t>
      </w:r>
      <w:r w:rsidR="002D0791" w:rsidRPr="00F45960">
        <w:t>ë</w:t>
      </w:r>
      <w:r w:rsidRPr="00F45960">
        <w:t>m kompleks nd</w:t>
      </w:r>
      <w:r w:rsidR="002D0791" w:rsidRPr="00F45960">
        <w:t>ë</w:t>
      </w:r>
      <w:r w:rsidRPr="00F45960">
        <w:t>rtohet si bashk</w:t>
      </w:r>
      <w:r w:rsidR="002D0791" w:rsidRPr="00F45960">
        <w:t>ë</w:t>
      </w:r>
      <w:r w:rsidRPr="00F45960">
        <w:t>si e algoritmeve t</w:t>
      </w:r>
      <w:r w:rsidR="002D0791" w:rsidRPr="00F45960">
        <w:t>ë</w:t>
      </w:r>
      <w:r w:rsidRPr="00F45960">
        <w:t xml:space="preserve"> thjeshta</w:t>
      </w:r>
      <w:r w:rsidR="00C714C9">
        <w:t xml:space="preserve"> (</w:t>
      </w:r>
      <w:r w:rsidR="00C714C9">
        <w:fldChar w:fldCharType="begin"/>
      </w:r>
      <w:r w:rsidR="00C714C9">
        <w:instrText xml:space="preserve"> REF _Ref23844179 \h </w:instrText>
      </w:r>
      <w:r w:rsidR="00C714C9">
        <w:fldChar w:fldCharType="separate"/>
      </w:r>
      <w:r w:rsidR="00C714C9" w:rsidRPr="00133A51">
        <w:t xml:space="preserve">Figura </w:t>
      </w:r>
      <w:r w:rsidR="00C714C9" w:rsidRPr="00133A51">
        <w:rPr>
          <w:noProof/>
        </w:rPr>
        <w:t>1</w:t>
      </w:r>
      <w:r w:rsidR="00C714C9" w:rsidRPr="00133A51">
        <w:t>: Algoritmi i një loje tic-tac-toe</w:t>
      </w:r>
      <w:r w:rsidR="00C714C9">
        <w:fldChar w:fldCharType="end"/>
      </w:r>
      <w:r w:rsidR="00C714C9">
        <w:t>)</w:t>
      </w:r>
      <w:r w:rsidRPr="00F45960">
        <w:t xml:space="preserve">. </w:t>
      </w:r>
    </w:p>
    <w:p w14:paraId="6EBAAE70" w14:textId="461599B9" w:rsidR="006D3769" w:rsidRDefault="006262D0" w:rsidP="00F31A2C">
      <w:pPr>
        <w:pStyle w:val="Caption"/>
      </w:pPr>
      <w:r w:rsidRPr="00F45960">
        <w:rPr>
          <w:noProof/>
          <w:lang w:val="en-US"/>
        </w:rPr>
        <w:lastRenderedPageBreak/>
        <w:drawing>
          <wp:inline distT="0" distB="0" distL="0" distR="0" wp14:anchorId="43CC6CF9" wp14:editId="152256F5">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44A4CC28" w14:textId="228DD726" w:rsidR="00F30D3C" w:rsidRDefault="006D3769" w:rsidP="00F31A2C">
      <w:pPr>
        <w:pStyle w:val="Caption"/>
      </w:pPr>
      <w:bookmarkStart w:id="36" w:name="_Ref23844179"/>
      <w:bookmarkStart w:id="37" w:name="_Toc23845906"/>
      <w:r w:rsidRPr="00133A51">
        <w:t xml:space="preserve">Figura </w:t>
      </w:r>
      <w:r w:rsidRPr="00133A51">
        <w:fldChar w:fldCharType="begin"/>
      </w:r>
      <w:r w:rsidRPr="00133A51">
        <w:instrText xml:space="preserve"> SEQ Figura \* ARABIC </w:instrText>
      </w:r>
      <w:r w:rsidRPr="00133A51">
        <w:fldChar w:fldCharType="separate"/>
      </w:r>
      <w:r w:rsidR="003541D8" w:rsidRPr="00133A51">
        <w:rPr>
          <w:noProof/>
        </w:rPr>
        <w:t>1</w:t>
      </w:r>
      <w:r w:rsidRPr="00133A51">
        <w:fldChar w:fldCharType="end"/>
      </w:r>
      <w:r w:rsidRPr="00133A51">
        <w:t>: Algoritmi i një loje tic-tac-toe</w:t>
      </w:r>
      <w:bookmarkEnd w:id="36"/>
      <w:bookmarkEnd w:id="37"/>
    </w:p>
    <w:p w14:paraId="368384A1" w14:textId="77777777" w:rsidR="00C714C9" w:rsidRPr="00C714C9" w:rsidRDefault="00C714C9" w:rsidP="00C714C9"/>
    <w:p w14:paraId="0CBC7EC7" w14:textId="0DF593D4" w:rsidR="003034EF" w:rsidRPr="00F45960" w:rsidRDefault="003034EF" w:rsidP="003034EF">
      <w:r w:rsidRPr="00F45960">
        <w:t>Disa algoritme, jan</w:t>
      </w:r>
      <w:r w:rsidR="00E3592C" w:rsidRPr="00F45960">
        <w:t>ë</w:t>
      </w:r>
      <w:r w:rsidRPr="00F45960">
        <w:t xml:space="preserve"> t</w:t>
      </w:r>
      <w:r w:rsidR="00E3592C" w:rsidRPr="00F45960">
        <w:t>ë</w:t>
      </w:r>
      <w:r w:rsidRPr="00F45960">
        <w:t xml:space="preserve"> aft</w:t>
      </w:r>
      <w:r w:rsidR="00E3592C" w:rsidRPr="00F45960">
        <w:t>ë</w:t>
      </w:r>
      <w:r w:rsidRPr="00F45960">
        <w:t xml:space="preserve"> t</w:t>
      </w:r>
      <w:r w:rsidR="00E3592C" w:rsidRPr="00F45960">
        <w:t>ë</w:t>
      </w:r>
      <w:r w:rsidRPr="00F45960">
        <w:t xml:space="preserve"> m</w:t>
      </w:r>
      <w:r w:rsidR="00E3592C" w:rsidRPr="00F45960">
        <w:t>ë</w:t>
      </w:r>
      <w:r w:rsidRPr="00F45960">
        <w:t>sojn</w:t>
      </w:r>
      <w:r w:rsidR="00E3592C" w:rsidRPr="00F45960">
        <w:t>ë</w:t>
      </w:r>
      <w:r w:rsidRPr="00F45960">
        <w:t xml:space="preserve"> nga nj</w:t>
      </w:r>
      <w:r w:rsidR="00E3592C" w:rsidRPr="00F45960">
        <w:t>ë</w:t>
      </w:r>
      <w:r w:rsidRPr="00F45960">
        <w:t xml:space="preserve"> grumbull t</w:t>
      </w:r>
      <w:r w:rsidR="00E3592C" w:rsidRPr="00F45960">
        <w:t>ë</w:t>
      </w:r>
      <w:r w:rsidRPr="00F45960">
        <w:t xml:space="preserve"> dh</w:t>
      </w:r>
      <w:r w:rsidR="00E3592C" w:rsidRPr="00F45960">
        <w:t>ë</w:t>
      </w:r>
      <w:r w:rsidRPr="00F45960">
        <w:t>nash, si n</w:t>
      </w:r>
      <w:r w:rsidR="00E3592C" w:rsidRPr="00F45960">
        <w:t>ë</w:t>
      </w:r>
      <w:r w:rsidRPr="00F45960">
        <w:t xml:space="preserve"> rastin ton</w:t>
      </w:r>
      <w:r w:rsidR="00E3592C" w:rsidRPr="00F45960">
        <w:t>ë</w:t>
      </w:r>
      <w:r w:rsidRPr="00F45960">
        <w:t xml:space="preserve">, </w:t>
      </w:r>
      <w:r w:rsidR="00B437CD" w:rsidRPr="00F45960">
        <w:t>ku algoritmi m</w:t>
      </w:r>
      <w:r w:rsidR="00E3592C" w:rsidRPr="00F45960">
        <w:t>ë</w:t>
      </w:r>
      <w:r w:rsidR="00B437CD" w:rsidRPr="00F45960">
        <w:t>son nj</w:t>
      </w:r>
      <w:r w:rsidR="00E3592C" w:rsidRPr="00F45960">
        <w:t>ë</w:t>
      </w:r>
      <w:r w:rsidR="00B437CD" w:rsidRPr="00F45960">
        <w:t xml:space="preserve"> strategji apo nj</w:t>
      </w:r>
      <w:r w:rsidR="00E3592C" w:rsidRPr="00F45960">
        <w:t>ë</w:t>
      </w:r>
      <w:r w:rsidR="00B437CD" w:rsidRPr="00F45960">
        <w:t xml:space="preserve"> </w:t>
      </w:r>
      <w:r w:rsidR="000972A0" w:rsidRPr="00F45960">
        <w:t>m</w:t>
      </w:r>
      <w:r w:rsidR="001F2E35" w:rsidRPr="00F45960">
        <w:t>ë</w:t>
      </w:r>
      <w:r w:rsidR="000972A0" w:rsidRPr="00F45960">
        <w:t>nyre t</w:t>
      </w:r>
      <w:r w:rsidR="001F2E35" w:rsidRPr="00F45960">
        <w:t>ë</w:t>
      </w:r>
      <w:r w:rsidR="000972A0" w:rsidRPr="00F45960">
        <w:t xml:space="preserve"> mir</w:t>
      </w:r>
      <w:r w:rsidR="001F2E35" w:rsidRPr="00F45960">
        <w:t>ë</w:t>
      </w:r>
      <w:r w:rsidR="000972A0" w:rsidRPr="00F45960">
        <w:rPr>
          <w:i/>
          <w:iCs/>
        </w:rPr>
        <w:t xml:space="preserve"> </w:t>
      </w:r>
      <w:r w:rsidR="000972A0" w:rsidRPr="00F45960">
        <w:t xml:space="preserve">(ang. </w:t>
      </w:r>
      <w:r w:rsidR="00B437CD" w:rsidRPr="00F45960">
        <w:rPr>
          <w:i/>
          <w:iCs/>
        </w:rPr>
        <w:t>rule of thumb</w:t>
      </w:r>
      <w:r w:rsidR="00A87DA3" w:rsidRPr="00F45960">
        <w:rPr>
          <w:i/>
          <w:iCs/>
        </w:rPr>
        <w:t>)</w:t>
      </w:r>
      <w:r w:rsidR="000972A0" w:rsidRPr="00F45960">
        <w:t xml:space="preserve"> </w:t>
      </w:r>
      <w:r w:rsidR="00B437CD" w:rsidRPr="00F45960">
        <w:t>t</w:t>
      </w:r>
      <w:r w:rsidR="00E3592C" w:rsidRPr="00F45960">
        <w:t>ë</w:t>
      </w:r>
      <w:r w:rsidR="00B437CD" w:rsidRPr="00F45960">
        <w:t xml:space="preserve"> cilin e zbaton n</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 t</w:t>
      </w:r>
      <w:r w:rsidR="00E3592C" w:rsidRPr="00F45960">
        <w:t>ë</w:t>
      </w:r>
      <w:r w:rsidR="00B437CD" w:rsidRPr="00F45960">
        <w:t xml:space="preserve"> reja</w:t>
      </w:r>
      <w:r w:rsidR="00730336" w:rsidRPr="00F45960">
        <w:t>,</w:t>
      </w:r>
      <w:r w:rsidR="00B437CD" w:rsidRPr="00F45960">
        <w:t xml:space="preserve"> e disa algoritme t</w:t>
      </w:r>
      <w:r w:rsidR="00E3592C" w:rsidRPr="00F45960">
        <w:t>ë</w:t>
      </w:r>
      <w:r w:rsidR="00B437CD" w:rsidRPr="00F45960">
        <w:t xml:space="preserve"> tjer</w:t>
      </w:r>
      <w:r w:rsidR="00E3592C" w:rsidRPr="00F45960">
        <w:t>ë</w:t>
      </w:r>
      <w:r w:rsidR="00B437CD" w:rsidRPr="00F45960">
        <w:t xml:space="preserve"> mund t</w:t>
      </w:r>
      <w:r w:rsidR="00E3592C" w:rsidRPr="00F45960">
        <w:t>ë</w:t>
      </w:r>
      <w:r w:rsidR="000972A0" w:rsidRPr="00F45960">
        <w:t xml:space="preserve"> vetë</w:t>
      </w:r>
      <w:r w:rsidR="00B437CD" w:rsidRPr="00F45960">
        <w:t xml:space="preserve"> shkruajn</w:t>
      </w:r>
      <w:r w:rsidR="00E3592C" w:rsidRPr="00F45960">
        <w:t>ë</w:t>
      </w:r>
      <w:r w:rsidR="00B437CD" w:rsidRPr="00F45960">
        <w:t xml:space="preserve"> algoritme tjera. </w:t>
      </w:r>
    </w:p>
    <w:p w14:paraId="66BC6B14" w14:textId="6B9AA5A9" w:rsidR="00B437CD" w:rsidRPr="00F45960" w:rsidRDefault="00B437CD" w:rsidP="003034EF">
      <w:r w:rsidRPr="00F45960">
        <w:t>Disa nga algoritmet q</w:t>
      </w:r>
      <w:r w:rsidR="00E3592C" w:rsidRPr="00F45960">
        <w:t>ë</w:t>
      </w:r>
      <w:r w:rsidRPr="00F45960">
        <w:t xml:space="preserve"> m</w:t>
      </w:r>
      <w:r w:rsidR="00E3592C" w:rsidRPr="00F45960">
        <w:t>ë</w:t>
      </w:r>
      <w:r w:rsidRPr="00F45960">
        <w:t>sojn</w:t>
      </w:r>
      <w:r w:rsidR="00E3592C" w:rsidRPr="00F45960">
        <w:t>ë</w:t>
      </w:r>
      <w:r w:rsidRPr="00F45960">
        <w:t>, siç jan</w:t>
      </w:r>
      <w:r w:rsidR="00E3592C" w:rsidRPr="00F45960">
        <w:t>ë</w:t>
      </w:r>
      <w:r w:rsidRPr="00F45960">
        <w:t xml:space="preserve"> </w:t>
      </w:r>
      <w:r w:rsidR="004A732B" w:rsidRPr="00F45960">
        <w:rPr>
          <w:i/>
          <w:iCs/>
        </w:rPr>
        <w:t>f</w:t>
      </w:r>
      <w:r w:rsidR="001D1B4E" w:rsidRPr="00F45960">
        <w:rPr>
          <w:i/>
          <w:iCs/>
        </w:rPr>
        <w:t>qinji</w:t>
      </w:r>
      <w:r w:rsidR="000972A0" w:rsidRPr="00F45960">
        <w:rPr>
          <w:i/>
          <w:iCs/>
        </w:rPr>
        <w:t xml:space="preserve"> m</w:t>
      </w:r>
      <w:r w:rsidR="001F2E35" w:rsidRPr="00F45960">
        <w:rPr>
          <w:i/>
          <w:iCs/>
        </w:rPr>
        <w:t>ë</w:t>
      </w:r>
      <w:r w:rsidR="000972A0" w:rsidRPr="00F45960">
        <w:rPr>
          <w:i/>
          <w:iCs/>
        </w:rPr>
        <w:t xml:space="preserve"> i </w:t>
      </w:r>
      <w:r w:rsidR="001D1B4E" w:rsidRPr="00F45960">
        <w:rPr>
          <w:i/>
          <w:iCs/>
        </w:rPr>
        <w:t>afërt</w:t>
      </w:r>
      <w:r w:rsidR="000972A0" w:rsidRPr="00F45960">
        <w:rPr>
          <w:i/>
          <w:iCs/>
        </w:rPr>
        <w:t xml:space="preserve"> </w:t>
      </w:r>
      <w:r w:rsidR="000972A0" w:rsidRPr="00F45960">
        <w:t>(ang.</w:t>
      </w:r>
      <w:r w:rsidR="000972A0" w:rsidRPr="00F45960">
        <w:rPr>
          <w:i/>
          <w:iCs/>
        </w:rPr>
        <w:t xml:space="preserve"> </w:t>
      </w:r>
      <w:r w:rsidR="00001D50" w:rsidRPr="00F45960">
        <w:rPr>
          <w:i/>
          <w:iCs/>
        </w:rPr>
        <w:t>n</w:t>
      </w:r>
      <w:r w:rsidRPr="00F45960">
        <w:rPr>
          <w:i/>
          <w:iCs/>
        </w:rPr>
        <w:t>earest-neighboor</w:t>
      </w:r>
      <w:r w:rsidR="000972A0" w:rsidRPr="00F45960">
        <w:rPr>
          <w:i/>
          <w:iCs/>
        </w:rPr>
        <w:t>)</w:t>
      </w:r>
      <w:r w:rsidR="00743C29" w:rsidRPr="00F45960">
        <w:rPr>
          <w:i/>
          <w:iCs/>
        </w:rPr>
        <w:t>, pem</w:t>
      </w:r>
      <w:r w:rsidR="0004185D" w:rsidRPr="00F45960">
        <w:rPr>
          <w:i/>
          <w:iCs/>
        </w:rPr>
        <w:t>ë</w:t>
      </w:r>
      <w:r w:rsidR="00743C29" w:rsidRPr="00F45960">
        <w:rPr>
          <w:i/>
          <w:iCs/>
        </w:rPr>
        <w:t xml:space="preserve">t me vendime </w:t>
      </w:r>
      <w:r w:rsidR="00001D50" w:rsidRPr="00F45960">
        <w:t xml:space="preserve">(ang. </w:t>
      </w:r>
      <w:r w:rsidR="00743C29" w:rsidRPr="00F45960">
        <w:rPr>
          <w:i/>
          <w:iCs/>
        </w:rPr>
        <w:t>Decision Trees),</w:t>
      </w:r>
      <w:r w:rsidRPr="00F45960">
        <w:t xml:space="preserve"> apo</w:t>
      </w:r>
      <w:r w:rsidR="000972A0" w:rsidRPr="00F45960">
        <w:t xml:space="preserve"> </w:t>
      </w:r>
      <w:r w:rsidR="000972A0" w:rsidRPr="00F45960">
        <w:rPr>
          <w:i/>
          <w:iCs/>
        </w:rPr>
        <w:t xml:space="preserve">rrjeti Bajesian </w:t>
      </w:r>
      <w:r w:rsidR="000972A0" w:rsidRPr="00F45960">
        <w:t>(ang.</w:t>
      </w:r>
      <w:r w:rsidR="000972A0" w:rsidRPr="00F45960">
        <w:rPr>
          <w:i/>
          <w:iCs/>
        </w:rPr>
        <w:t xml:space="preserve"> Bayesian net</w:t>
      </w:r>
      <w:r w:rsidR="007B5051" w:rsidRPr="00F45960">
        <w:rPr>
          <w:i/>
          <w:iCs/>
        </w:rPr>
        <w:t>w</w:t>
      </w:r>
      <w:r w:rsidR="000972A0" w:rsidRPr="00F45960">
        <w:rPr>
          <w:i/>
          <w:iCs/>
        </w:rPr>
        <w:t>ork)</w:t>
      </w:r>
      <w:r w:rsidRPr="00F45960">
        <w:rPr>
          <w:i/>
          <w:iCs/>
        </w:rPr>
        <w:t xml:space="preserve"> </w:t>
      </w:r>
      <w:r w:rsidRPr="00F45960">
        <w:t xml:space="preserve">munden </w:t>
      </w:r>
      <w:r w:rsidR="00001D50" w:rsidRPr="00F45960">
        <w:t>teorikisht</w:t>
      </w:r>
      <w:r w:rsidRPr="00F45960">
        <w:t xml:space="preserve"> t</w:t>
      </w:r>
      <w:r w:rsidR="00E3592C" w:rsidRPr="00F45960">
        <w:t>ë</w:t>
      </w:r>
      <w:r w:rsidRPr="00F45960">
        <w:t xml:space="preserve"> p</w:t>
      </w:r>
      <w:r w:rsidR="00E3592C" w:rsidRPr="00F45960">
        <w:t>ë</w:t>
      </w:r>
      <w:r w:rsidRPr="00F45960">
        <w:t>rafrojn</w:t>
      </w:r>
      <w:r w:rsidR="00E3592C" w:rsidRPr="00F45960">
        <w:t>ë</w:t>
      </w:r>
      <w:r w:rsidRPr="00F45960">
        <w:t xml:space="preserve"> çfar</w:t>
      </w:r>
      <w:r w:rsidR="00E3592C" w:rsidRPr="00F45960">
        <w:t>ë</w:t>
      </w:r>
      <w:r w:rsidRPr="00F45960">
        <w:t>do t</w:t>
      </w:r>
      <w:r w:rsidR="00E3592C" w:rsidRPr="00F45960">
        <w:t>ë</w:t>
      </w:r>
      <w:r w:rsidRPr="00F45960">
        <w:t xml:space="preserve"> dh</w:t>
      </w:r>
      <w:r w:rsidR="00E3592C" w:rsidRPr="00F45960">
        <w:t>ë</w:t>
      </w:r>
      <w:r w:rsidRPr="00F45960">
        <w:t>nash n</w:t>
      </w:r>
      <w:r w:rsidR="00E3592C" w:rsidRPr="00F45960">
        <w:t>ë</w:t>
      </w:r>
      <w:r w:rsidRPr="00F45960">
        <w:t xml:space="preserve"> nj</w:t>
      </w:r>
      <w:r w:rsidR="00E3592C" w:rsidRPr="00F45960">
        <w:t>ë</w:t>
      </w:r>
      <w:r w:rsidRPr="00F45960">
        <w:t xml:space="preserve"> funksion t</w:t>
      </w:r>
      <w:r w:rsidR="00E3592C" w:rsidRPr="00F45960">
        <w:t>ë</w:t>
      </w:r>
      <w:r w:rsidRPr="00F45960">
        <w:t xml:space="preserve"> caktuar (n</w:t>
      </w:r>
      <w:r w:rsidR="00E3592C" w:rsidRPr="00F45960">
        <w:t>ë</w:t>
      </w:r>
      <w:r w:rsidRPr="00F45960">
        <w:t>se kan</w:t>
      </w:r>
      <w:r w:rsidR="00E3592C" w:rsidRPr="00F45960">
        <w:t>ë</w:t>
      </w:r>
      <w:r w:rsidRPr="00F45960">
        <w:t xml:space="preserve"> memorie dhe koh</w:t>
      </w:r>
      <w:r w:rsidR="00E3592C" w:rsidRPr="00F45960">
        <w:t>ë</w:t>
      </w:r>
      <w:r w:rsidRPr="00F45960">
        <w:t xml:space="preserve"> t</w:t>
      </w:r>
      <w:r w:rsidR="00E3592C" w:rsidRPr="00F45960">
        <w:t>ë</w:t>
      </w:r>
      <w:r w:rsidRPr="00F45960">
        <w:t xml:space="preserve"> pafundme). </w:t>
      </w:r>
    </w:p>
    <w:p w14:paraId="6FDD520C" w14:textId="2AFB4986" w:rsidR="00501B7B" w:rsidRPr="00F45960" w:rsidRDefault="00B437CD" w:rsidP="00501B7B">
      <w:pPr>
        <w:pStyle w:val="ListParagraph"/>
        <w:numPr>
          <w:ilvl w:val="0"/>
          <w:numId w:val="3"/>
        </w:numPr>
      </w:pPr>
      <w:commentRangeStart w:id="38"/>
      <w:r w:rsidRPr="00F45960">
        <w:t>Qasja m</w:t>
      </w:r>
      <w:r w:rsidR="00E3592C" w:rsidRPr="00F45960">
        <w:t>ë</w:t>
      </w:r>
      <w:r w:rsidRPr="00F45960">
        <w:t xml:space="preserve"> e leht</w:t>
      </w:r>
      <w:r w:rsidR="00E3592C" w:rsidRPr="00F45960">
        <w:t>ë</w:t>
      </w:r>
      <w:r w:rsidRPr="00F45960">
        <w:t xml:space="preserve"> dhe m</w:t>
      </w:r>
      <w:r w:rsidR="00E3592C" w:rsidRPr="00F45960">
        <w:t>ë</w:t>
      </w:r>
      <w:r w:rsidRPr="00F45960">
        <w:t xml:space="preserve"> e kuptueshme e p</w:t>
      </w:r>
      <w:r w:rsidR="00E3592C" w:rsidRPr="00F45960">
        <w:t>ë</w:t>
      </w:r>
      <w:r w:rsidRPr="00F45960">
        <w:t>rdorur q</w:t>
      </w:r>
      <w:r w:rsidR="00E3592C" w:rsidRPr="00F45960">
        <w:t>ë</w:t>
      </w:r>
      <w:r w:rsidRPr="00F45960">
        <w:t xml:space="preserve"> n</w:t>
      </w:r>
      <w:r w:rsidR="00E3592C" w:rsidRPr="00F45960">
        <w:t>ë</w:t>
      </w:r>
      <w:r w:rsidRPr="00F45960">
        <w:t xml:space="preserve"> koh</w:t>
      </w:r>
      <w:r w:rsidR="00E3592C" w:rsidRPr="00F45960">
        <w:t>ë</w:t>
      </w:r>
      <w:r w:rsidRPr="00F45960">
        <w:t xml:space="preserve">t e hershme </w:t>
      </w:r>
      <w:r w:rsidR="00E3592C" w:rsidRPr="00F45960">
        <w:t>ë</w:t>
      </w:r>
      <w:r w:rsidRPr="00F45960">
        <w:t>sht</w:t>
      </w:r>
      <w:r w:rsidR="00E3592C" w:rsidRPr="00F45960">
        <w:t>ë</w:t>
      </w:r>
      <w:r w:rsidRPr="00F45960">
        <w:t xml:space="preserve"> simbolizmi, njohur ndryshe si logjika formale: n</w:t>
      </w:r>
      <w:r w:rsidR="00E3592C" w:rsidRPr="00F45960">
        <w:t>ë</w:t>
      </w:r>
      <w:r w:rsidRPr="00F45960">
        <w:t>se personi ka t</w:t>
      </w:r>
      <w:r w:rsidR="00E3592C" w:rsidRPr="00F45960">
        <w:t>ë</w:t>
      </w:r>
      <w:r w:rsidRPr="00F45960">
        <w:t xml:space="preserve"> ftoht</w:t>
      </w:r>
      <w:r w:rsidR="00E3592C" w:rsidRPr="00F45960">
        <w:t>ë</w:t>
      </w:r>
      <w:r w:rsidRPr="00F45960">
        <w:t xml:space="preserve">, </w:t>
      </w:r>
      <w:r w:rsidR="00001D50" w:rsidRPr="00F45960">
        <w:t>atëherë</w:t>
      </w:r>
      <w:r w:rsidRPr="00F45960">
        <w:t xml:space="preserve"> ai ka grip. </w:t>
      </w:r>
    </w:p>
    <w:p w14:paraId="5717EBC3" w14:textId="77777777" w:rsidR="00501B7B" w:rsidRPr="00F45960" w:rsidRDefault="00501B7B" w:rsidP="00501B7B">
      <w:pPr>
        <w:pStyle w:val="ListParagraph"/>
      </w:pPr>
    </w:p>
    <w:p w14:paraId="5D3E13EB" w14:textId="6441EFB9" w:rsidR="00501B7B" w:rsidRPr="00F45960" w:rsidRDefault="00B437CD" w:rsidP="00501B7B">
      <w:pPr>
        <w:pStyle w:val="ListParagraph"/>
        <w:numPr>
          <w:ilvl w:val="0"/>
          <w:numId w:val="3"/>
        </w:numPr>
      </w:pPr>
      <w:r w:rsidRPr="00F45960">
        <w:t>Qasje tjet</w:t>
      </w:r>
      <w:r w:rsidR="00E3592C" w:rsidRPr="00F45960">
        <w:t>ë</w:t>
      </w:r>
      <w:r w:rsidRPr="00F45960">
        <w:t>r e p</w:t>
      </w:r>
      <w:r w:rsidR="00E3592C" w:rsidRPr="00F45960">
        <w:t>ë</w:t>
      </w:r>
      <w:r w:rsidRPr="00F45960">
        <w:t xml:space="preserve">rhapur </w:t>
      </w:r>
      <w:r w:rsidR="00E3592C" w:rsidRPr="00F45960">
        <w:t>ë</w:t>
      </w:r>
      <w:r w:rsidRPr="00F45960">
        <w:t>sht</w:t>
      </w:r>
      <w:r w:rsidR="00E3592C" w:rsidRPr="00F45960">
        <w:t>ë</w:t>
      </w:r>
      <w:r w:rsidRPr="00F45960">
        <w:t xml:space="preserve"> </w:t>
      </w:r>
      <w:r w:rsidR="000972A0" w:rsidRPr="00F45960">
        <w:t>interference</w:t>
      </w:r>
      <w:r w:rsidR="000972A0" w:rsidRPr="00F45960">
        <w:rPr>
          <w:i/>
          <w:iCs/>
        </w:rPr>
        <w:t xml:space="preserve"> </w:t>
      </w:r>
      <w:r w:rsidR="000972A0" w:rsidRPr="00F45960">
        <w:t>Bajesiane</w:t>
      </w:r>
      <w:r w:rsidR="000972A0" w:rsidRPr="00F45960">
        <w:rPr>
          <w:i/>
          <w:iCs/>
        </w:rPr>
        <w:t xml:space="preserve"> </w:t>
      </w:r>
      <w:r w:rsidR="000972A0" w:rsidRPr="00F45960">
        <w:t xml:space="preserve">(ang. </w:t>
      </w:r>
      <w:r w:rsidR="000972A0" w:rsidRPr="00F45960">
        <w:rPr>
          <w:i/>
          <w:iCs/>
        </w:rPr>
        <w:t>Bayesian interference)</w:t>
      </w:r>
      <w:r w:rsidRPr="00F45960">
        <w:rPr>
          <w:i/>
          <w:iCs/>
        </w:rPr>
        <w:t xml:space="preserve">: </w:t>
      </w:r>
      <w:r w:rsidRPr="00F45960">
        <w:t>n</w:t>
      </w:r>
      <w:r w:rsidR="00E3592C" w:rsidRPr="00F45960">
        <w:t>ë</w:t>
      </w:r>
      <w:r w:rsidRPr="00F45960">
        <w:t>se personi ka t</w:t>
      </w:r>
      <w:r w:rsidR="00E3592C" w:rsidRPr="00F45960">
        <w:t>ë</w:t>
      </w:r>
      <w:r w:rsidRPr="00F45960">
        <w:t xml:space="preserve"> ftoht</w:t>
      </w:r>
      <w:r w:rsidR="00E3592C" w:rsidRPr="00F45960">
        <w:t>ë</w:t>
      </w:r>
      <w:r w:rsidRPr="00F45960">
        <w:t xml:space="preserve">, </w:t>
      </w:r>
      <w:r w:rsidR="00001D50" w:rsidRPr="00F45960">
        <w:t>atëherë</w:t>
      </w:r>
      <w:r w:rsidRPr="00F45960">
        <w:t xml:space="preserve"> ekziston nj</w:t>
      </w:r>
      <w:r w:rsidR="00E3592C" w:rsidRPr="00F45960">
        <w:t>ë</w:t>
      </w:r>
      <w:r w:rsidRPr="00F45960">
        <w:t xml:space="preserve"> probabilitet q</w:t>
      </w:r>
      <w:r w:rsidR="00E3592C" w:rsidRPr="00F45960">
        <w:t>ë</w:t>
      </w:r>
      <w:r w:rsidRPr="00F45960">
        <w:t xml:space="preserve"> ai t</w:t>
      </w:r>
      <w:r w:rsidR="00E3592C" w:rsidRPr="00F45960">
        <w:t>ë</w:t>
      </w:r>
      <w:r w:rsidRPr="00F45960">
        <w:t xml:space="preserve"> ket</w:t>
      </w:r>
      <w:r w:rsidR="00E3592C" w:rsidRPr="00F45960">
        <w:t>ë</w:t>
      </w:r>
      <w:r w:rsidRPr="00F45960">
        <w:t xml:space="preserve"> edhe grip. </w:t>
      </w:r>
    </w:p>
    <w:p w14:paraId="6922204D" w14:textId="77777777" w:rsidR="00501B7B" w:rsidRPr="00F45960" w:rsidRDefault="00501B7B" w:rsidP="00501B7B">
      <w:pPr>
        <w:pStyle w:val="ListParagraph"/>
      </w:pPr>
    </w:p>
    <w:p w14:paraId="1F1B4D44" w14:textId="4FA906AF" w:rsidR="00B437CD" w:rsidRPr="00F45960" w:rsidRDefault="00B437CD" w:rsidP="00501B7B">
      <w:pPr>
        <w:pStyle w:val="ListParagraph"/>
        <w:numPr>
          <w:ilvl w:val="0"/>
          <w:numId w:val="3"/>
        </w:numPr>
      </w:pPr>
      <w:r w:rsidRPr="00F45960">
        <w:t>Nd</w:t>
      </w:r>
      <w:r w:rsidR="00E3592C" w:rsidRPr="00F45960">
        <w:t>ë</w:t>
      </w:r>
      <w:r w:rsidRPr="00F45960">
        <w:t>rsa qasja e tret</w:t>
      </w:r>
      <w:r w:rsidR="00E3592C" w:rsidRPr="00F45960">
        <w:t>ë</w:t>
      </w:r>
      <w:r w:rsidRPr="00F45960">
        <w:t xml:space="preserve"> dhe m</w:t>
      </w:r>
      <w:r w:rsidR="00E3592C" w:rsidRPr="00F45960">
        <w:t>ë</w:t>
      </w:r>
      <w:r w:rsidRPr="00F45960">
        <w:t xml:space="preserve"> e p</w:t>
      </w:r>
      <w:r w:rsidR="00E3592C" w:rsidRPr="00F45960">
        <w:t>ë</w:t>
      </w:r>
      <w:r w:rsidRPr="00F45960">
        <w:t xml:space="preserve">rhapura </w:t>
      </w:r>
      <w:r w:rsidR="00E3592C" w:rsidRPr="00F45960">
        <w:t>ë</w:t>
      </w:r>
      <w:r w:rsidRPr="00F45960">
        <w:t>sht</w:t>
      </w:r>
      <w:r w:rsidR="00E3592C" w:rsidRPr="00F45960">
        <w:t>ë</w:t>
      </w:r>
      <w:r w:rsidRPr="00F45960">
        <w:t xml:space="preserve"> ajo e </w:t>
      </w:r>
      <w:r w:rsidR="000972A0" w:rsidRPr="00F45960">
        <w:rPr>
          <w:i/>
          <w:iCs/>
        </w:rPr>
        <w:t>Vektorit Mb</w:t>
      </w:r>
      <w:r w:rsidR="001F2E35" w:rsidRPr="00F45960">
        <w:rPr>
          <w:i/>
          <w:iCs/>
        </w:rPr>
        <w:t>ë</w:t>
      </w:r>
      <w:r w:rsidR="000972A0" w:rsidRPr="00F45960">
        <w:rPr>
          <w:i/>
          <w:iCs/>
        </w:rPr>
        <w:t>shtet</w:t>
      </w:r>
      <w:r w:rsidR="001F2E35" w:rsidRPr="00F45960">
        <w:rPr>
          <w:i/>
          <w:iCs/>
        </w:rPr>
        <w:t>ë</w:t>
      </w:r>
      <w:r w:rsidR="000972A0" w:rsidRPr="00F45960">
        <w:rPr>
          <w:i/>
          <w:iCs/>
        </w:rPr>
        <w:t>s t</w:t>
      </w:r>
      <w:r w:rsidR="001F2E35" w:rsidRPr="00F45960">
        <w:rPr>
          <w:i/>
          <w:iCs/>
        </w:rPr>
        <w:t>ë</w:t>
      </w:r>
      <w:r w:rsidR="000972A0" w:rsidRPr="00F45960">
        <w:rPr>
          <w:i/>
          <w:iCs/>
        </w:rPr>
        <w:t xml:space="preserve"> Makin</w:t>
      </w:r>
      <w:r w:rsidR="001F2E35" w:rsidRPr="00F45960">
        <w:rPr>
          <w:i/>
          <w:iCs/>
        </w:rPr>
        <w:t>ë</w:t>
      </w:r>
      <w:r w:rsidR="000972A0" w:rsidRPr="00F45960">
        <w:rPr>
          <w:i/>
          <w:iCs/>
        </w:rPr>
        <w:t xml:space="preserve">s </w:t>
      </w:r>
      <w:r w:rsidR="000972A0" w:rsidRPr="00F45960">
        <w:t>(ang.</w:t>
      </w:r>
      <w:r w:rsidR="000972A0" w:rsidRPr="00F45960">
        <w:rPr>
          <w:i/>
          <w:iCs/>
        </w:rPr>
        <w:t xml:space="preserve"> </w:t>
      </w:r>
      <w:r w:rsidRPr="00F45960">
        <w:rPr>
          <w:i/>
          <w:iCs/>
        </w:rPr>
        <w:t>Support Vector Machine</w:t>
      </w:r>
      <w:r w:rsidR="000972A0" w:rsidRPr="00F45960">
        <w:rPr>
          <w:i/>
          <w:iCs/>
        </w:rPr>
        <w:t>)</w:t>
      </w:r>
      <w:r w:rsidRPr="00F45960">
        <w:rPr>
          <w:i/>
          <w:iCs/>
        </w:rPr>
        <w:t xml:space="preserve"> </w:t>
      </w:r>
      <w:r w:rsidRPr="00F45960">
        <w:t>apo</w:t>
      </w:r>
      <w:r w:rsidR="00743C29" w:rsidRPr="00F45960">
        <w:t xml:space="preserve"> </w:t>
      </w:r>
      <w:r w:rsidR="00743C29" w:rsidRPr="00F45960">
        <w:rPr>
          <w:i/>
          <w:iCs/>
        </w:rPr>
        <w:t>Nearest-neighboor</w:t>
      </w:r>
      <w:r w:rsidRPr="00F45960">
        <w:rPr>
          <w:i/>
          <w:iCs/>
        </w:rPr>
        <w:t xml:space="preserve">: </w:t>
      </w:r>
      <w:r w:rsidRPr="00F45960">
        <w:t>pas shqyrtimit t</w:t>
      </w:r>
      <w:r w:rsidR="00E3592C" w:rsidRPr="00F45960">
        <w:t>ë</w:t>
      </w:r>
      <w:r w:rsidRPr="00F45960">
        <w:t xml:space="preserve"> t</w:t>
      </w:r>
      <w:r w:rsidR="00E3592C" w:rsidRPr="00F45960">
        <w:t>ë</w:t>
      </w:r>
      <w:r w:rsidRPr="00F45960">
        <w:t xml:space="preserve"> dh</w:t>
      </w:r>
      <w:r w:rsidR="00E3592C" w:rsidRPr="00F45960">
        <w:t>ë</w:t>
      </w:r>
      <w:r w:rsidRPr="00F45960">
        <w:t>nave t</w:t>
      </w:r>
      <w:r w:rsidR="00E3592C" w:rsidRPr="00F45960">
        <w:t>ë</w:t>
      </w:r>
      <w:r w:rsidRPr="00F45960">
        <w:t xml:space="preserve"> personave q</w:t>
      </w:r>
      <w:r w:rsidR="00E3592C" w:rsidRPr="00F45960">
        <w:t>ë</w:t>
      </w:r>
      <w:r w:rsidRPr="00F45960">
        <w:t xml:space="preserve"> kan</w:t>
      </w:r>
      <w:r w:rsidR="00E3592C" w:rsidRPr="00F45960">
        <w:t>ë</w:t>
      </w:r>
      <w:r w:rsidRPr="00F45960">
        <w:t xml:space="preserve"> t</w:t>
      </w:r>
      <w:r w:rsidR="00E3592C" w:rsidRPr="00F45960">
        <w:t>ë</w:t>
      </w:r>
      <w:r w:rsidRPr="00F45960">
        <w:t xml:space="preserve"> ftoht</w:t>
      </w:r>
      <w:r w:rsidR="00E3592C" w:rsidRPr="00F45960">
        <w:t>ë</w:t>
      </w:r>
      <w:r w:rsidRPr="00F45960">
        <w:t>, duke p</w:t>
      </w:r>
      <w:r w:rsidR="00E3592C" w:rsidRPr="00F45960">
        <w:t>ë</w:t>
      </w:r>
      <w:r w:rsidRPr="00F45960">
        <w:t>rfshir</w:t>
      </w:r>
      <w:r w:rsidR="00E3592C" w:rsidRPr="00F45960">
        <w:t>ë</w:t>
      </w:r>
      <w:r w:rsidRPr="00F45960">
        <w:t xml:space="preserve"> mosh</w:t>
      </w:r>
      <w:r w:rsidR="00E3592C" w:rsidRPr="00F45960">
        <w:t>ë</w:t>
      </w:r>
      <w:r w:rsidRPr="00F45960">
        <w:t xml:space="preserve">n, </w:t>
      </w:r>
      <w:r w:rsidR="00277B23" w:rsidRPr="00F45960">
        <w:t>simptomat</w:t>
      </w:r>
      <w:r w:rsidRPr="00F45960">
        <w:t xml:space="preserve"> dhe faktor</w:t>
      </w:r>
      <w:r w:rsidR="00E3592C" w:rsidRPr="00F45960">
        <w:t>ë</w:t>
      </w:r>
      <w:r w:rsidRPr="00F45960">
        <w:t>t tjer</w:t>
      </w:r>
      <w:r w:rsidR="00E3592C" w:rsidRPr="00F45960">
        <w:t>ë</w:t>
      </w:r>
      <w:r w:rsidRPr="00F45960">
        <w:t>, dhe k</w:t>
      </w:r>
      <w:r w:rsidR="00E3592C" w:rsidRPr="00F45960">
        <w:t>ë</w:t>
      </w:r>
      <w:r w:rsidRPr="00F45960">
        <w:t>to faktor</w:t>
      </w:r>
      <w:r w:rsidR="00E3592C" w:rsidRPr="00F45960">
        <w:t>ë</w:t>
      </w:r>
      <w:r w:rsidRPr="00F45960">
        <w:t xml:space="preserve"> p</w:t>
      </w:r>
      <w:r w:rsidR="00E3592C" w:rsidRPr="00F45960">
        <w:t>ë</w:t>
      </w:r>
      <w:r w:rsidRPr="00F45960">
        <w:t xml:space="preserve">rkasin me pacientin aktual, themi se pacienti ka grip. </w:t>
      </w:r>
      <w:commentRangeEnd w:id="38"/>
      <w:r w:rsidR="00047D7B">
        <w:rPr>
          <w:rStyle w:val="CommentReference"/>
        </w:rPr>
        <w:commentReference w:id="38"/>
      </w:r>
    </w:p>
    <w:p w14:paraId="11E5A17E" w14:textId="006768CB" w:rsidR="000C3D91" w:rsidRDefault="000C3D91" w:rsidP="000C3D91">
      <w:pPr>
        <w:rPr>
          <w:ins w:id="39" w:author="Lule Ahmedi" w:date="2019-11-10T19:31:00Z"/>
        </w:rPr>
      </w:pPr>
      <w:r w:rsidRPr="00F45960">
        <w:t xml:space="preserve">Për një makinë thuhet se është inteligjente nëse kalon testin e Turingut, 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w:rsidRPr="00F45960">
        <w:t xml:space="preserve">. </w:t>
      </w:r>
    </w:p>
    <w:p w14:paraId="5DC44F22" w14:textId="77777777" w:rsidR="00047D7B" w:rsidRPr="00F45960" w:rsidRDefault="00047D7B" w:rsidP="000C3D91">
      <w:ins w:id="40" w:author="Lule Ahmedi" w:date="2019-11-10T19:31:00Z">
        <w:r>
          <w:rPr>
            <w:rStyle w:val="CommentReference"/>
          </w:rPr>
          <w:commentReference w:id="41"/>
        </w:r>
      </w:ins>
    </w:p>
    <w:p w14:paraId="7A23F754" w14:textId="21FD2B92" w:rsidR="00724D1A" w:rsidRPr="00F45960" w:rsidRDefault="00724D1A" w:rsidP="00724D1A">
      <w:pPr>
        <w:pStyle w:val="ListParagraph"/>
      </w:pPr>
    </w:p>
    <w:p w14:paraId="087D540A" w14:textId="4B0DA87F" w:rsidR="008452FB" w:rsidRPr="00F45960" w:rsidRDefault="008452FB" w:rsidP="00724D1A">
      <w:pPr>
        <w:pStyle w:val="ListParagraph"/>
      </w:pPr>
    </w:p>
    <w:p w14:paraId="6605F80F" w14:textId="702F039A" w:rsidR="008452FB" w:rsidRPr="00F45960" w:rsidRDefault="008452FB" w:rsidP="00724D1A">
      <w:pPr>
        <w:pStyle w:val="ListParagraph"/>
      </w:pPr>
    </w:p>
    <w:p w14:paraId="56AA132B" w14:textId="2069EC5A" w:rsidR="008452FB" w:rsidRPr="00F45960" w:rsidRDefault="008452FB" w:rsidP="00724D1A">
      <w:pPr>
        <w:pStyle w:val="ListParagraph"/>
      </w:pPr>
    </w:p>
    <w:p w14:paraId="1A9CECD9" w14:textId="49B30A49" w:rsidR="008452FB" w:rsidRPr="00F45960" w:rsidRDefault="008452FB" w:rsidP="00724D1A">
      <w:pPr>
        <w:pStyle w:val="ListParagraph"/>
      </w:pPr>
    </w:p>
    <w:p w14:paraId="749E64F0" w14:textId="3B411545" w:rsidR="008452FB" w:rsidRPr="00F45960" w:rsidRDefault="008452FB" w:rsidP="00724D1A">
      <w:pPr>
        <w:pStyle w:val="ListParagraph"/>
      </w:pPr>
    </w:p>
    <w:p w14:paraId="4AD9CA0A" w14:textId="0056AFD8" w:rsidR="008452FB" w:rsidRPr="00F45960" w:rsidRDefault="008452FB" w:rsidP="00724D1A">
      <w:pPr>
        <w:pStyle w:val="ListParagraph"/>
      </w:pPr>
    </w:p>
    <w:p w14:paraId="18A4AF5D" w14:textId="0A4E3FB8" w:rsidR="008452FB" w:rsidRPr="00F45960" w:rsidRDefault="008452FB" w:rsidP="00724D1A">
      <w:pPr>
        <w:pStyle w:val="ListParagraph"/>
      </w:pPr>
    </w:p>
    <w:p w14:paraId="76EF2293" w14:textId="3EE2E7F4" w:rsidR="008452FB" w:rsidRPr="00F45960" w:rsidRDefault="008452FB" w:rsidP="00724D1A">
      <w:pPr>
        <w:pStyle w:val="ListParagraph"/>
      </w:pPr>
    </w:p>
    <w:p w14:paraId="21E95196" w14:textId="5764B475" w:rsidR="008452FB" w:rsidRPr="00F45960" w:rsidRDefault="008452FB" w:rsidP="00724D1A">
      <w:pPr>
        <w:pStyle w:val="ListParagraph"/>
      </w:pPr>
    </w:p>
    <w:p w14:paraId="4D6BD5EE" w14:textId="3CDB4EC4" w:rsidR="008452FB" w:rsidRPr="00F45960" w:rsidRDefault="008452FB" w:rsidP="00724D1A">
      <w:pPr>
        <w:pStyle w:val="ListParagraph"/>
      </w:pPr>
    </w:p>
    <w:p w14:paraId="44699064" w14:textId="496C4277" w:rsidR="008452FB" w:rsidRPr="00F45960" w:rsidRDefault="008452FB" w:rsidP="00724D1A">
      <w:pPr>
        <w:pStyle w:val="ListParagraph"/>
      </w:pPr>
    </w:p>
    <w:p w14:paraId="593EA852" w14:textId="195776ED" w:rsidR="008452FB" w:rsidRPr="00F45960" w:rsidRDefault="008452FB" w:rsidP="00724D1A">
      <w:pPr>
        <w:pStyle w:val="ListParagraph"/>
      </w:pPr>
    </w:p>
    <w:p w14:paraId="4B7A2AB4" w14:textId="7EA3D8A6" w:rsidR="008452FB" w:rsidRPr="00F45960" w:rsidRDefault="008452FB" w:rsidP="00724D1A">
      <w:pPr>
        <w:pStyle w:val="ListParagraph"/>
      </w:pPr>
    </w:p>
    <w:p w14:paraId="6EBB4EC4" w14:textId="29AA158B" w:rsidR="008452FB" w:rsidRPr="00F45960" w:rsidRDefault="008452FB" w:rsidP="00724D1A">
      <w:pPr>
        <w:pStyle w:val="ListParagraph"/>
      </w:pPr>
    </w:p>
    <w:p w14:paraId="7D093AF4" w14:textId="782980DE" w:rsidR="008452FB" w:rsidRPr="00F45960" w:rsidRDefault="008452FB" w:rsidP="00724D1A">
      <w:pPr>
        <w:pStyle w:val="ListParagraph"/>
      </w:pPr>
    </w:p>
    <w:p w14:paraId="6B41AD52" w14:textId="2A9D4DF4" w:rsidR="008452FB" w:rsidRPr="00F45960" w:rsidRDefault="008452FB" w:rsidP="00724D1A">
      <w:pPr>
        <w:pStyle w:val="ListParagraph"/>
      </w:pPr>
    </w:p>
    <w:p w14:paraId="6FC44AE7" w14:textId="22647FC9" w:rsidR="008452FB" w:rsidRPr="00F45960" w:rsidDel="003E5AC6" w:rsidRDefault="008452FB" w:rsidP="00724D1A">
      <w:pPr>
        <w:pStyle w:val="ListParagraph"/>
        <w:rPr>
          <w:del w:id="42" w:author="Lule Ahmedi" w:date="2019-11-12T21:02:00Z"/>
        </w:rPr>
      </w:pPr>
    </w:p>
    <w:p w14:paraId="7708E5DD" w14:textId="4C5E6FE3" w:rsidR="008452FB" w:rsidRPr="00F45960" w:rsidDel="003E5AC6" w:rsidRDefault="008452FB" w:rsidP="00724D1A">
      <w:pPr>
        <w:pStyle w:val="ListParagraph"/>
        <w:rPr>
          <w:del w:id="43" w:author="Lule Ahmedi" w:date="2019-11-12T21:02:00Z"/>
        </w:rPr>
      </w:pPr>
    </w:p>
    <w:p w14:paraId="58B34944" w14:textId="5DF740D0" w:rsidR="008452FB" w:rsidRPr="00F45960" w:rsidDel="003E5AC6" w:rsidRDefault="008452FB" w:rsidP="002C3CB6">
      <w:pPr>
        <w:rPr>
          <w:del w:id="44" w:author="Lule Ahmedi" w:date="2019-11-12T21:02:00Z"/>
        </w:rPr>
      </w:pPr>
    </w:p>
    <w:p w14:paraId="108674C3" w14:textId="1629D958" w:rsidR="00724D1A" w:rsidRPr="00F45960" w:rsidRDefault="00724D1A" w:rsidP="00C64625">
      <w:pPr>
        <w:pStyle w:val="Heading1"/>
      </w:pPr>
      <w:bookmarkStart w:id="45" w:name="_Toc22894783"/>
      <w:bookmarkStart w:id="46" w:name="_Toc23844138"/>
      <w:commentRangeStart w:id="47"/>
      <w:r w:rsidRPr="00F45960">
        <w:t>Algoritmet kryesore</w:t>
      </w:r>
      <w:bookmarkEnd w:id="45"/>
      <w:r w:rsidR="007F1940" w:rsidRPr="00F45960">
        <w:t xml:space="preserve"> për </w:t>
      </w:r>
      <w:r w:rsidR="00D15B5A" w:rsidRPr="00F45960">
        <w:t>inteligjenc</w:t>
      </w:r>
      <w:r w:rsidR="008B5163" w:rsidRPr="00F45960">
        <w:t>ë</w:t>
      </w:r>
      <w:r w:rsidR="007F1940" w:rsidRPr="00F45960">
        <w:t xml:space="preserve"> artificiale</w:t>
      </w:r>
      <w:bookmarkEnd w:id="46"/>
      <w:commentRangeEnd w:id="47"/>
      <w:r w:rsidR="003E5AC6">
        <w:rPr>
          <w:rStyle w:val="CommentReference"/>
          <w:rFonts w:eastAsia="MS Mincho" w:cstheme="minorBidi"/>
        </w:rPr>
        <w:commentReference w:id="47"/>
      </w:r>
    </w:p>
    <w:p w14:paraId="334EBCB6" w14:textId="6EAA674F" w:rsidR="00724D1A" w:rsidRPr="00F45960" w:rsidRDefault="00724D1A" w:rsidP="00724D1A"/>
    <w:p w14:paraId="6F4139FD" w14:textId="610A6A02" w:rsidR="009C5509" w:rsidRPr="00F45960" w:rsidRDefault="00CC362F" w:rsidP="009C5509">
      <w:r w:rsidRPr="00F45960">
        <w:t xml:space="preserve">Në përgjithësi ekzistojnë forma të ndryshme të </w:t>
      </w:r>
      <w:ins w:id="48" w:author="Lule Ahmedi" w:date="2019-11-10T19:33:00Z">
        <w:r w:rsidR="00B62446">
          <w:t>t</w:t>
        </w:r>
        <w:r w:rsidR="00B62446" w:rsidRPr="00F45960">
          <w:t>ë</w:t>
        </w:r>
        <w:r w:rsidR="00B62446">
          <w:t xml:space="preserve"> </w:t>
        </w:r>
      </w:ins>
      <w:r w:rsidRPr="00F45960">
        <w:t>mësuarit</w:t>
      </w:r>
      <w:ins w:id="49" w:author="Lule Ahmedi" w:date="2019-11-10T21:09:00Z">
        <w:r w:rsidR="00F83EF2">
          <w:t xml:space="preserve"> t</w:t>
        </w:r>
        <w:r w:rsidR="00F83EF2" w:rsidRPr="00F45960">
          <w:t>ë</w:t>
        </w:r>
        <w:r w:rsidR="00F83EF2">
          <w:t xml:space="preserve"> makin</w:t>
        </w:r>
        <w:r w:rsidR="00F83EF2" w:rsidRPr="00F45960">
          <w:t>ë</w:t>
        </w:r>
        <w:r w:rsidR="00F83EF2">
          <w:t>s</w:t>
        </w:r>
      </w:ins>
      <w:r w:rsidRPr="00F45960">
        <w:t>, por tri më konkretisht përfaqësojnë pothuajse çdo formë të të mësuarit. Kemi:</w:t>
      </w:r>
    </w:p>
    <w:p w14:paraId="12EC1E81" w14:textId="4FB8F940" w:rsidR="00550ECD" w:rsidRPr="00F45960" w:rsidRDefault="00CC362F" w:rsidP="00550ECD">
      <w:pPr>
        <w:pStyle w:val="ListParagraph"/>
        <w:numPr>
          <w:ilvl w:val="0"/>
          <w:numId w:val="23"/>
        </w:numPr>
      </w:pPr>
      <w:r w:rsidRPr="00F45960">
        <w:t xml:space="preserve">Mësimin pa mbikëqyrje (ang. </w:t>
      </w:r>
      <w:r w:rsidRPr="00F83EF2">
        <w:rPr>
          <w:i/>
          <w:rPrChange w:id="50" w:author="Lule Ahmedi" w:date="2019-11-10T21:10:00Z">
            <w:rPr/>
          </w:rPrChange>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63EF90D" w14:textId="77777777" w:rsidR="00550ECD" w:rsidRPr="00F45960" w:rsidRDefault="00550ECD" w:rsidP="00550ECD">
      <w:pPr>
        <w:pStyle w:val="ListParagraph"/>
      </w:pPr>
    </w:p>
    <w:p w14:paraId="49BCFE34" w14:textId="5A59B0E2" w:rsidR="00550ECD" w:rsidRPr="00F45960" w:rsidRDefault="00550ECD" w:rsidP="00550ECD">
      <w:pPr>
        <w:pStyle w:val="ListParagraph"/>
        <w:numPr>
          <w:ilvl w:val="0"/>
          <w:numId w:val="23"/>
        </w:numPr>
      </w:pPr>
      <w:r w:rsidRPr="00F45960">
        <w:t xml:space="preserve">Mësimi i sforcuar </w:t>
      </w:r>
      <w:r w:rsidR="00FC4EEA" w:rsidRPr="00F45960">
        <w:t xml:space="preserve">(ang. </w:t>
      </w:r>
      <w:r w:rsidR="00FC4EEA" w:rsidRPr="00F83EF2">
        <w:rPr>
          <w:i/>
          <w:rPrChange w:id="51" w:author="Lule Ahmedi" w:date="2019-11-10T21:10:00Z">
            <w:rPr/>
          </w:rPrChange>
        </w:rPr>
        <w:t>reinforcment learning</w:t>
      </w:r>
      <w:r w:rsidR="00FC4EEA" w:rsidRPr="00F45960">
        <w:t>) –</w:t>
      </w:r>
      <w:r w:rsidRPr="00F45960">
        <w:t xml:space="preserve"> </w:t>
      </w:r>
      <w:r w:rsidR="00FC4EEA" w:rsidRPr="00F45960">
        <w:t>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628BF043" w14:textId="77777777" w:rsidR="00FC4EEA" w:rsidRPr="00F45960" w:rsidRDefault="00FC4EEA" w:rsidP="00FC4EEA">
      <w:pPr>
        <w:pStyle w:val="ListParagraph"/>
      </w:pPr>
    </w:p>
    <w:p w14:paraId="47296FB4" w14:textId="77777777" w:rsidR="00736B82" w:rsidRPr="00F45960" w:rsidRDefault="00FC4EEA" w:rsidP="00FC4EEA">
      <w:pPr>
        <w:pStyle w:val="ListParagraph"/>
        <w:numPr>
          <w:ilvl w:val="0"/>
          <w:numId w:val="23"/>
        </w:numPr>
      </w:pPr>
      <w:r w:rsidRPr="00F45960">
        <w:t xml:space="preserve">Mësimi me mbikëqyrje (ang. </w:t>
      </w:r>
      <w:r w:rsidRPr="00F83EF2">
        <w:rPr>
          <w:i/>
          <w:rPrChange w:id="52" w:author="Lule Ahmedi" w:date="2019-11-10T21:10:00Z">
            <w:rPr/>
          </w:rPrChange>
        </w:rPr>
        <w:t>supervised learning</w:t>
      </w:r>
      <w:r w:rsidRPr="00F45960">
        <w:t xml:space="preserve">) – agjenti mëson nga çiftet hyrëse – dalëse, dhe mëson një funksion me anë të së cilit krijon një skemë ku orientohen vlerat e ardhshme hyrëse në ato dalëse. </w:t>
      </w:r>
      <w:commentRangeStart w:id="53"/>
      <w:r w:rsidRPr="00F45960">
        <w:t xml:space="preserve">Ky lloj i të mësuarit do të na hyjë në punë në këtë pjesë të aplikacionit, ku konkretisht do të përdorim një metodë të caktuar nga do shihet më poshtë. </w:t>
      </w:r>
      <w:commentRangeEnd w:id="53"/>
      <w:r w:rsidR="00F83EF2">
        <w:rPr>
          <w:rStyle w:val="CommentReference"/>
        </w:rPr>
        <w:commentReference w:id="53"/>
      </w:r>
    </w:p>
    <w:p w14:paraId="1BAF373E" w14:textId="77777777" w:rsidR="00736B82" w:rsidRPr="00F45960" w:rsidRDefault="00736B82" w:rsidP="00736B82">
      <w:pPr>
        <w:pStyle w:val="ListParagraph"/>
      </w:pPr>
    </w:p>
    <w:p w14:paraId="2A2E7B46" w14:textId="6695FB51" w:rsidR="00FC4EEA" w:rsidRPr="00F45960" w:rsidRDefault="006307F1" w:rsidP="00736B82">
      <w:r>
        <w:t>Qëllimi</w:t>
      </w:r>
      <w:r w:rsidR="00FC4EEA" w:rsidRPr="00F45960">
        <w:t xml:space="preserve"> </w:t>
      </w:r>
      <w:r>
        <w:t>i</w:t>
      </w:r>
      <w:r w:rsidR="00FC4EEA" w:rsidRPr="00F45960">
        <w:t xml:space="preserve"> mësimit me mbikëqyrje është </w:t>
      </w:r>
      <w:ins w:id="54" w:author="Lule Ahmedi" w:date="2019-11-10T19:42:00Z">
        <w:r w:rsidR="00B62446">
          <w:t>p</w:t>
        </w:r>
        <w:r w:rsidR="00B62446" w:rsidRPr="00F45960">
          <w:t>ë</w:t>
        </w:r>
        <w:r w:rsidR="00B62446">
          <w:t>rshkruar</w:t>
        </w:r>
      </w:ins>
      <w:ins w:id="55" w:author="Lule Ahmedi" w:date="2019-11-10T19:34:00Z">
        <w:r w:rsidR="00B62446">
          <w:t xml:space="preserve"> n</w:t>
        </w:r>
        <w:r w:rsidR="00B62446" w:rsidRPr="00F45960">
          <w:t>ë</w:t>
        </w:r>
        <w:r w:rsidR="00B62446">
          <w:t xml:space="preserve"> figur</w:t>
        </w:r>
        <w:r w:rsidR="00B62446" w:rsidRPr="00F45960">
          <w:t>ë</w:t>
        </w:r>
        <w:r w:rsidR="00B62446">
          <w:t xml:space="preserve">n </w:t>
        </w:r>
      </w:ins>
      <w:commentRangeStart w:id="56"/>
      <w:del w:id="57" w:author="Lule Ahmedi" w:date="2019-11-10T19:34:00Z">
        <w:r w:rsidR="00433DC6" w:rsidDel="00B62446">
          <w:delText>(</w:delText>
        </w:r>
      </w:del>
      <w:r w:rsidR="00433DC6">
        <w:fldChar w:fldCharType="begin"/>
      </w:r>
      <w:r w:rsidR="00433DC6">
        <w:instrText xml:space="preserve"> REF _Ref23844202 \h </w:instrText>
      </w:r>
      <w:r w:rsidR="00433DC6">
        <w:fldChar w:fldCharType="separate"/>
      </w:r>
      <w:r w:rsidR="00433DC6">
        <w:t xml:space="preserve">Figura </w:t>
      </w:r>
      <w:r w:rsidR="00433DC6">
        <w:rPr>
          <w:noProof/>
        </w:rPr>
        <w:t>2</w:t>
      </w:r>
      <w:r w:rsidR="00433DC6">
        <w:t>: P</w:t>
      </w:r>
      <w:r w:rsidR="00433DC6" w:rsidRPr="00F36C61">
        <w:t>ë</w:t>
      </w:r>
      <w:r w:rsidR="00433DC6">
        <w:t>rshkrim i t</w:t>
      </w:r>
      <w:r w:rsidR="00433DC6" w:rsidRPr="00F36C61">
        <w:t>ë</w:t>
      </w:r>
      <w:r w:rsidR="00433DC6">
        <w:t xml:space="preserve"> m</w:t>
      </w:r>
      <w:r w:rsidR="00433DC6" w:rsidRPr="00F36C61">
        <w:t>ë</w:t>
      </w:r>
      <w:r w:rsidR="00433DC6">
        <w:t>suarit me mbik</w:t>
      </w:r>
      <w:r w:rsidR="00433DC6" w:rsidRPr="00F36C61">
        <w:t>ë</w:t>
      </w:r>
      <w:r w:rsidR="00433DC6">
        <w:t>qyrje</w:t>
      </w:r>
      <w:r w:rsidR="00433DC6">
        <w:fldChar w:fldCharType="end"/>
      </w:r>
      <w:commentRangeEnd w:id="56"/>
      <w:r w:rsidR="00B62446">
        <w:rPr>
          <w:rStyle w:val="CommentReference"/>
        </w:rPr>
        <w:commentReference w:id="56"/>
      </w:r>
      <w:r w:rsidR="00433DC6">
        <w:t>)</w:t>
      </w:r>
      <w:r w:rsidR="00690AEA">
        <w:t>:</w:t>
      </w:r>
    </w:p>
    <w:p w14:paraId="00C1ED53" w14:textId="77777777" w:rsidR="006307F1" w:rsidRDefault="00FC4EEA" w:rsidP="006307F1">
      <w:pPr>
        <w:keepNext/>
      </w:pPr>
      <w:commentRangeStart w:id="58"/>
      <w:r w:rsidRPr="00F45960">
        <w:rPr>
          <w:noProof/>
          <w:lang w:val="en-US"/>
        </w:rPr>
        <w:lastRenderedPageBreak/>
        <w:drawing>
          <wp:inline distT="0" distB="0" distL="0" distR="0" wp14:anchorId="7284EE22" wp14:editId="02A949D9">
            <wp:extent cx="5934075" cy="1514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commentRangeEnd w:id="58"/>
      <w:r w:rsidR="007947F2">
        <w:rPr>
          <w:rStyle w:val="CommentReference"/>
        </w:rPr>
        <w:commentReference w:id="58"/>
      </w:r>
    </w:p>
    <w:p w14:paraId="19063FB6" w14:textId="04D92E7D" w:rsidR="00DF664E" w:rsidRDefault="006307F1" w:rsidP="00F31A2C">
      <w:pPr>
        <w:pStyle w:val="Caption"/>
      </w:pPr>
      <w:bookmarkStart w:id="59" w:name="_Ref23844202"/>
      <w:bookmarkStart w:id="60" w:name="_Toc23845907"/>
      <w:commentRangeStart w:id="61"/>
      <w:r>
        <w:t xml:space="preserve">Figura </w:t>
      </w:r>
      <w:r>
        <w:fldChar w:fldCharType="begin"/>
      </w:r>
      <w:r>
        <w:instrText xml:space="preserve"> SEQ Figura \* ARABIC </w:instrText>
      </w:r>
      <w:r>
        <w:fldChar w:fldCharType="separate"/>
      </w:r>
      <w:r w:rsidR="003541D8">
        <w:rPr>
          <w:noProof/>
        </w:rPr>
        <w:t>2</w:t>
      </w:r>
      <w:r>
        <w:fldChar w:fldCharType="end"/>
      </w:r>
      <w:r>
        <w:t>: P</w:t>
      </w:r>
      <w:r w:rsidRPr="00F36C61">
        <w:t>ë</w:t>
      </w:r>
      <w:r>
        <w:t>rshkrim i t</w:t>
      </w:r>
      <w:r w:rsidRPr="00F36C61">
        <w:t>ë</w:t>
      </w:r>
      <w:r>
        <w:t xml:space="preserve"> m</w:t>
      </w:r>
      <w:r w:rsidRPr="00F36C61">
        <w:t>ë</w:t>
      </w:r>
      <w:r>
        <w:t>suarit me mbik</w:t>
      </w:r>
      <w:r w:rsidRPr="00F36C61">
        <w:t>ë</w:t>
      </w:r>
      <w:r>
        <w:t>qyrje</w:t>
      </w:r>
      <w:bookmarkEnd w:id="59"/>
      <w:bookmarkEnd w:id="60"/>
      <w:commentRangeEnd w:id="61"/>
      <w:r w:rsidR="007947F2">
        <w:rPr>
          <w:rStyle w:val="CommentReference"/>
          <w:color w:val="auto"/>
        </w:rPr>
        <w:commentReference w:id="61"/>
      </w:r>
    </w:p>
    <w:p w14:paraId="1AD9294F" w14:textId="77777777" w:rsidR="00133A51" w:rsidRPr="00133A51" w:rsidRDefault="00133A51" w:rsidP="00133A51"/>
    <w:p w14:paraId="23AB7454" w14:textId="4107A787" w:rsidR="00736B82" w:rsidRDefault="00736B82" w:rsidP="009C5509">
      <w:del w:id="62" w:author="Lule Ahmedi" w:date="2019-11-10T19:34:00Z">
        <w:r w:rsidRPr="00F45960" w:rsidDel="00B62446">
          <w:delText xml:space="preserve">Ku </w:delText>
        </w:r>
      </w:del>
      <w:ins w:id="63" w:author="Lule Ahmedi" w:date="2019-11-10T19:34:00Z">
        <w:r w:rsidR="00B62446">
          <w:t>k</w:t>
        </w:r>
        <w:r w:rsidR="00B62446" w:rsidRPr="00F45960">
          <w:t xml:space="preserve">u </w:t>
        </w:r>
      </w:ins>
      <w:r w:rsidRPr="00F45960">
        <w:t>x dhe y mund të jenë çfarëdo vlera, nuk është e thënë që të jenë vlera numerike dhe funksioni h është hipoteza. Për të ma</w:t>
      </w:r>
      <w:del w:id="64" w:author="Lule Ahmedi" w:date="2019-11-10T19:44:00Z">
        <w:r w:rsidRPr="00F45960" w:rsidDel="007947F2">
          <w:delText>s</w:delText>
        </w:r>
      </w:del>
      <w:ins w:id="65" w:author="Lule Ahmedi" w:date="2019-11-10T19:44:00Z">
        <w:r w:rsidR="007947F2">
          <w:t>t</w:t>
        </w:r>
      </w:ins>
      <w:r w:rsidRPr="00F45960">
        <w:t xml:space="preserve">ur saktësinë e hipotezës, ne japim një bashkësi testuese të dhënash </w:t>
      </w:r>
      <w:del w:id="66" w:author="Lule Ahmedi" w:date="2019-11-10T19:44:00Z">
        <w:r w:rsidRPr="00F45960" w:rsidDel="007947F2">
          <w:delText xml:space="preserve">e </w:delText>
        </w:r>
      </w:del>
      <w:ins w:id="67" w:author="Lule Ahmedi" w:date="2019-11-10T19:44:00Z">
        <w:r w:rsidR="007947F2">
          <w:t>t</w:t>
        </w:r>
        <w:r w:rsidR="007947F2" w:rsidRPr="00F45960">
          <w:t xml:space="preserve">ë </w:t>
        </w:r>
      </w:ins>
      <w:r w:rsidRPr="00F45960">
        <w:t xml:space="preserve">ndryshme nga të dhënat trajnuese. Për hipotezën themi se ka gjeneralizuar mirë nëse me saktësi ka predikuar vlerën </w:t>
      </w:r>
      <w:r w:rsidRPr="00F45960">
        <w:rPr>
          <w:i/>
          <w:iCs/>
        </w:rPr>
        <w:t xml:space="preserve">y </w:t>
      </w:r>
      <w:r w:rsidRPr="00F45960">
        <w:t xml:space="preserve">për llojin e ri të të dhënave </w:t>
      </w:r>
      <w:sdt>
        <w:sdtPr>
          <w:id w:val="-167948544"/>
          <w:citation/>
        </w:sdt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w:rsidRPr="00F45960">
        <w:t>.</w:t>
      </w:r>
    </w:p>
    <w:p w14:paraId="5C261087" w14:textId="2DA050F7" w:rsidR="006307F1" w:rsidDel="007947F2" w:rsidRDefault="006307F1" w:rsidP="009C5509">
      <w:pPr>
        <w:rPr>
          <w:del w:id="68" w:author="Lule Ahmedi" w:date="2019-11-10T19:45:00Z"/>
        </w:rPr>
      </w:pPr>
    </w:p>
    <w:p w14:paraId="3E8DA619" w14:textId="5DB2C0EE" w:rsidR="006307F1" w:rsidRPr="00F45960" w:rsidDel="007947F2" w:rsidRDefault="006307F1" w:rsidP="009C5509">
      <w:pPr>
        <w:rPr>
          <w:del w:id="69" w:author="Lule Ahmedi" w:date="2019-11-10T19:45:00Z"/>
        </w:rPr>
      </w:pPr>
    </w:p>
    <w:p w14:paraId="57241350" w14:textId="623C11E9" w:rsidR="00736B82" w:rsidRPr="00F45960" w:rsidRDefault="003A4EBF" w:rsidP="009C5509">
      <w:r>
        <w:t xml:space="preserve">Kur dalja </w:t>
      </w:r>
      <w:r>
        <w:rPr>
          <w:i/>
          <w:iCs/>
        </w:rPr>
        <w:t xml:space="preserve">y </w:t>
      </w:r>
      <w:r>
        <w:t xml:space="preserve">është një interval i vlerave të fundme, themi se problemi i të mësuarit është klasifikimi dhe quhet binarë apo Bulean nëse intervali ka vetëm dy vlera. Ndërsa kur </w:t>
      </w:r>
      <w:r>
        <w:rPr>
          <w:i/>
          <w:iCs/>
        </w:rPr>
        <w:t xml:space="preserve">y </w:t>
      </w:r>
      <w:r>
        <w:t xml:space="preserve">është një numër i vazhdueshëm themi se problemi i të mësuarit është regresioni. Teknikisht në regresion tentojmë të gjejmë një vlerë të afërt, sepse probabiliteti për t’ia qëlluar saktë vlerës është 0. </w:t>
      </w:r>
    </w:p>
    <w:p w14:paraId="42AE91ED" w14:textId="26F0C731" w:rsidR="00CB787A" w:rsidRPr="00F45960" w:rsidRDefault="00CB787A" w:rsidP="00C64625">
      <w:pPr>
        <w:pStyle w:val="Heading2"/>
      </w:pPr>
      <w:bookmarkStart w:id="70" w:name="_Toc23844139"/>
      <w:commentRangeStart w:id="71"/>
      <w:r w:rsidRPr="00F45960">
        <w:t>Decision Trees</w:t>
      </w:r>
      <w:bookmarkEnd w:id="70"/>
      <w:commentRangeEnd w:id="71"/>
      <w:r w:rsidR="00736818">
        <w:rPr>
          <w:rStyle w:val="CommentReference"/>
        </w:rPr>
        <w:commentReference w:id="71"/>
      </w:r>
    </w:p>
    <w:p w14:paraId="4538C8A4" w14:textId="48CF44E7" w:rsidR="00DD2D13" w:rsidRPr="00F45960" w:rsidRDefault="00354FB9" w:rsidP="002B3674">
      <w:r w:rsidRPr="00F45960">
        <w:rPr>
          <w:i/>
          <w:iCs/>
        </w:rPr>
        <w:t>Decision Trees</w:t>
      </w:r>
      <w:r w:rsidRPr="00F45960">
        <w:t xml:space="preserve"> përdoren për </w:t>
      </w:r>
      <w:r w:rsidR="00F45960">
        <w:t xml:space="preserve">të klasifikuar një instancë </w:t>
      </w:r>
      <w:r w:rsidR="00322751">
        <w:t>duke e kaluar nga maja e pemës e deri tek një nyje gjethe</w:t>
      </w:r>
      <w:r w:rsidR="002B3674">
        <w:t xml:space="preserve">, që jep rezultatin e instancës së klasifikuar. </w:t>
      </w:r>
      <w:r w:rsidR="007E1F98" w:rsidRPr="00F45960">
        <w:t>Q</w:t>
      </w:r>
      <w:r w:rsidR="00E3592C" w:rsidRPr="00F45960">
        <w:t>ë</w:t>
      </w:r>
      <w:r w:rsidR="007E1F98" w:rsidRPr="00F45960">
        <w:t xml:space="preserve">llimi </w:t>
      </w:r>
      <w:r w:rsidR="00E3592C" w:rsidRPr="00F45960">
        <w:t>ë</w:t>
      </w:r>
      <w:r w:rsidR="007E1F98" w:rsidRPr="00F45960">
        <w:t>sht</w:t>
      </w:r>
      <w:r w:rsidR="00E3592C" w:rsidRPr="00F45960">
        <w:t>ë</w:t>
      </w:r>
      <w:r w:rsidR="007E1F98" w:rsidRPr="00F45960">
        <w:t xml:space="preserve"> t</w:t>
      </w:r>
      <w:r w:rsidR="00E3592C" w:rsidRPr="00F45960">
        <w:t>ë</w:t>
      </w:r>
      <w:r w:rsidR="007E1F98" w:rsidRPr="00F45960">
        <w:t xml:space="preserve"> krijohet nj</w:t>
      </w:r>
      <w:r w:rsidR="00E3592C" w:rsidRPr="00F45960">
        <w:t>ë</w:t>
      </w:r>
      <w:r w:rsidR="007E1F98" w:rsidRPr="00F45960">
        <w:t xml:space="preserve"> model q</w:t>
      </w:r>
      <w:r w:rsidR="00E3592C" w:rsidRPr="00F45960">
        <w:t>ë</w:t>
      </w:r>
      <w:r w:rsidR="007E1F98" w:rsidRPr="00F45960">
        <w:t xml:space="preserve"> predikon vler</w:t>
      </w:r>
      <w:r w:rsidR="00E3592C" w:rsidRPr="00F45960">
        <w:t>ë</w:t>
      </w:r>
      <w:r w:rsidR="007E1F98" w:rsidRPr="00F45960">
        <w:t>n e nj</w:t>
      </w:r>
      <w:r w:rsidR="00E3592C" w:rsidRPr="00F45960">
        <w:t>ë</w:t>
      </w:r>
      <w:r w:rsidR="007E1F98" w:rsidRPr="00F45960">
        <w:t xml:space="preserve"> variable var</w:t>
      </w:r>
      <w:r w:rsidR="00E3592C" w:rsidRPr="00F45960">
        <w:t>ë</w:t>
      </w:r>
      <w:r w:rsidR="007E1F98" w:rsidRPr="00F45960">
        <w:t>sisht vlerave hyr</w:t>
      </w:r>
      <w:r w:rsidR="00E3592C" w:rsidRPr="00F45960">
        <w:t>ë</w:t>
      </w:r>
      <w:r w:rsidR="007E1F98" w:rsidRPr="00F45960">
        <w:t>se t</w:t>
      </w:r>
      <w:r w:rsidR="00E3592C" w:rsidRPr="00F45960">
        <w:t>ë</w:t>
      </w:r>
      <w:r w:rsidR="007E1F98" w:rsidRPr="00F45960">
        <w:t xml:space="preserve"> tjera. </w:t>
      </w:r>
    </w:p>
    <w:p w14:paraId="40DA87BD" w14:textId="3D9E9310" w:rsidR="00DD2D13" w:rsidRPr="00F45960" w:rsidRDefault="00DD2D13" w:rsidP="00CB787A">
      <w:r w:rsidRPr="00F45960">
        <w:t>Pra, nd</w:t>
      </w:r>
      <w:r w:rsidR="00E3592C" w:rsidRPr="00F45960">
        <w:t>ë</w:t>
      </w:r>
      <w:r w:rsidRPr="00F45960">
        <w:t>rtohet nj</w:t>
      </w:r>
      <w:r w:rsidR="00E3592C" w:rsidRPr="00F45960">
        <w:t>ë</w:t>
      </w:r>
      <w:r w:rsidRPr="00F45960">
        <w:t xml:space="preserve"> pem</w:t>
      </w:r>
      <w:r w:rsidR="00E3592C" w:rsidRPr="00F45960">
        <w:t>ë</w:t>
      </w:r>
      <w:r w:rsidRPr="00F45960">
        <w:t xml:space="preserve"> duke ndar</w:t>
      </w:r>
      <w:r w:rsidR="00E3592C" w:rsidRPr="00F45960">
        <w:t>ë</w:t>
      </w:r>
      <w:r w:rsidRPr="00F45960">
        <w:t xml:space="preserve"> bashk</w:t>
      </w:r>
      <w:r w:rsidR="00E3592C" w:rsidRPr="00F45960">
        <w:t>ë</w:t>
      </w:r>
      <w:r w:rsidRPr="00F45960">
        <w:t>sin</w:t>
      </w:r>
      <w:r w:rsidR="00E3592C" w:rsidRPr="00F45960">
        <w:t>ë</w:t>
      </w:r>
      <w:r w:rsidRPr="00F45960">
        <w:t xml:space="preserve"> e atributeve hyr</w:t>
      </w:r>
      <w:r w:rsidR="00E3592C" w:rsidRPr="00F45960">
        <w:t>ë</w:t>
      </w:r>
      <w:r w:rsidRPr="00F45960">
        <w:t>se n</w:t>
      </w:r>
      <w:r w:rsidR="00E3592C" w:rsidRPr="00F45960">
        <w:t>ë</w:t>
      </w:r>
      <w:r w:rsidRPr="00F45960">
        <w:t xml:space="preserve"> grupe t</w:t>
      </w:r>
      <w:r w:rsidR="00E3592C" w:rsidRPr="00F45960">
        <w:t>ë</w:t>
      </w:r>
      <w:r w:rsidRPr="00F45960">
        <w:t xml:space="preserve"> caktuara, ky proces, i quajtur ndarje </w:t>
      </w:r>
      <w:r w:rsidR="00451ED0" w:rsidRPr="00F45960">
        <w:t>rekursive</w:t>
      </w:r>
      <w:r w:rsidR="0095788E" w:rsidRPr="00F45960">
        <w:rPr>
          <w:i/>
          <w:iCs/>
        </w:rPr>
        <w:t xml:space="preserve"> </w:t>
      </w:r>
      <w:r w:rsidR="0095788E" w:rsidRPr="00F45960">
        <w:t>(ang.</w:t>
      </w:r>
      <w:r w:rsidR="0095788E" w:rsidRPr="00F45960">
        <w:rPr>
          <w:i/>
          <w:iCs/>
        </w:rPr>
        <w:t xml:space="preserve"> </w:t>
      </w:r>
      <w:r w:rsidR="00451ED0" w:rsidRPr="00F45960">
        <w:rPr>
          <w:i/>
          <w:iCs/>
        </w:rPr>
        <w:t>r</w:t>
      </w:r>
      <w:r w:rsidR="0095788E" w:rsidRPr="00F45960">
        <w:rPr>
          <w:i/>
          <w:iCs/>
        </w:rPr>
        <w:t>ecursive splitting)</w:t>
      </w:r>
      <w:r w:rsidRPr="00F45960">
        <w:rPr>
          <w:i/>
          <w:iCs/>
        </w:rPr>
        <w:t xml:space="preserve">, </w:t>
      </w:r>
      <w:r w:rsidRPr="00F45960">
        <w:t>p</w:t>
      </w:r>
      <w:r w:rsidR="00E3592C" w:rsidRPr="00F45960">
        <w:t>ë</w:t>
      </w:r>
      <w:r w:rsidRPr="00F45960">
        <w:t>rs</w:t>
      </w:r>
      <w:r w:rsidR="00E3592C" w:rsidRPr="00F45960">
        <w:t>ë</w:t>
      </w:r>
      <w:r w:rsidRPr="00F45960">
        <w:t>ritet n</w:t>
      </w:r>
      <w:r w:rsidR="00E3592C" w:rsidRPr="00F45960">
        <w:t>ë</w:t>
      </w:r>
      <w:r w:rsidRPr="00F45960">
        <w:t xml:space="preserve"> m</w:t>
      </w:r>
      <w:r w:rsidR="00E3592C" w:rsidRPr="00F45960">
        <w:t>ë</w:t>
      </w:r>
      <w:r w:rsidRPr="00F45960">
        <w:t>nyr</w:t>
      </w:r>
      <w:r w:rsidR="00E3592C" w:rsidRPr="00F45960">
        <w:t>ë</w:t>
      </w:r>
      <w:r w:rsidRPr="00F45960">
        <w:t xml:space="preserve"> </w:t>
      </w:r>
      <w:r w:rsidR="0095788E" w:rsidRPr="00F45960">
        <w:t>rekur</w:t>
      </w:r>
      <w:r w:rsidR="00451ED0" w:rsidRPr="00F45960">
        <w:t>s</w:t>
      </w:r>
      <w:r w:rsidR="0095788E" w:rsidRPr="00F45960">
        <w:t>ive</w:t>
      </w:r>
      <w:r w:rsidRPr="00F45960">
        <w:t xml:space="preserve"> n</w:t>
      </w:r>
      <w:r w:rsidR="00E3592C" w:rsidRPr="00F45960">
        <w:t>ë</w:t>
      </w:r>
      <w:r w:rsidRPr="00F45960">
        <w:t xml:space="preserve"> secil</w:t>
      </w:r>
      <w:r w:rsidR="00E3592C" w:rsidRPr="00F45960">
        <w:t>ë</w:t>
      </w:r>
      <w:r w:rsidRPr="00F45960">
        <w:t xml:space="preserve">n </w:t>
      </w:r>
      <w:r w:rsidR="00451ED0" w:rsidRPr="00F45960">
        <w:t>nën bashkësi</w:t>
      </w:r>
      <w:r w:rsidRPr="00F45960">
        <w:t xml:space="preserve"> t</w:t>
      </w:r>
      <w:r w:rsidR="00E3592C" w:rsidRPr="00F45960">
        <w:t>ë</w:t>
      </w:r>
      <w:r w:rsidRPr="00F45960">
        <w:t xml:space="preserve"> </w:t>
      </w:r>
      <w:r w:rsidR="00451ED0" w:rsidRPr="00F45960">
        <w:t>përfituar</w:t>
      </w:r>
      <w:r w:rsidRPr="00F45960">
        <w:t>. Ky proces mbaron at</w:t>
      </w:r>
      <w:r w:rsidR="00E3592C" w:rsidRPr="00F45960">
        <w:t>ë</w:t>
      </w:r>
      <w:r w:rsidRPr="00F45960">
        <w:t>her</w:t>
      </w:r>
      <w:r w:rsidR="00231F2A" w:rsidRPr="00F45960">
        <w:t>ë</w:t>
      </w:r>
      <w:r w:rsidRPr="00F45960">
        <w:t xml:space="preserve"> kur atributi i </w:t>
      </w:r>
      <w:r w:rsidR="00231F2A" w:rsidRPr="00F45960">
        <w:t xml:space="preserve">përfituar </w:t>
      </w:r>
      <w:r w:rsidR="00E3592C" w:rsidRPr="00F45960">
        <w:t>ë</w:t>
      </w:r>
      <w:r w:rsidRPr="00F45960">
        <w:t>sht</w:t>
      </w:r>
      <w:r w:rsidR="00E3592C" w:rsidRPr="00F45960">
        <w:t>ë</w:t>
      </w:r>
      <w:r w:rsidRPr="00F45960">
        <w:t xml:space="preserve"> i vet</w:t>
      </w:r>
      <w:r w:rsidR="00E3592C" w:rsidRPr="00F45960">
        <w:t>ë</w:t>
      </w:r>
      <w:r w:rsidRPr="00F45960">
        <w:t>m, q</w:t>
      </w:r>
      <w:r w:rsidR="00E3592C" w:rsidRPr="00F45960">
        <w:t>ë</w:t>
      </w:r>
      <w:r w:rsidRPr="00F45960">
        <w:t xml:space="preserve"> do t</w:t>
      </w:r>
      <w:r w:rsidR="00E3592C" w:rsidRPr="00F45960">
        <w:t>ë</w:t>
      </w:r>
      <w:r w:rsidRPr="00F45960">
        <w:t xml:space="preserve"> thot</w:t>
      </w:r>
      <w:r w:rsidR="00E3592C" w:rsidRPr="00F45960">
        <w:t>ë</w:t>
      </w:r>
      <w:r w:rsidRPr="00F45960">
        <w:t xml:space="preserve"> se ndarjet e m</w:t>
      </w:r>
      <w:r w:rsidR="00E3592C" w:rsidRPr="00F45960">
        <w:t>ë</w:t>
      </w:r>
      <w:r w:rsidRPr="00F45960">
        <w:t>tutjeshme nuk ndikojn</w:t>
      </w:r>
      <w:r w:rsidR="00E3592C" w:rsidRPr="00F45960">
        <w:t>ë</w:t>
      </w:r>
      <w:r w:rsidRPr="00F45960">
        <w:t xml:space="preserve"> n</w:t>
      </w:r>
      <w:r w:rsidR="00E3592C" w:rsidRPr="00F45960">
        <w:t>ë</w:t>
      </w:r>
      <w:r w:rsidRPr="00F45960">
        <w:t xml:space="preserve"> vler</w:t>
      </w:r>
      <w:r w:rsidR="00E3592C" w:rsidRPr="00F45960">
        <w:t>ë</w:t>
      </w:r>
      <w:r w:rsidRPr="00F45960">
        <w:t>n p</w:t>
      </w:r>
      <w:r w:rsidR="00E3592C" w:rsidRPr="00F45960">
        <w:t>ë</w:t>
      </w:r>
      <w:r w:rsidRPr="00F45960">
        <w:t>rfun</w:t>
      </w:r>
      <w:r w:rsidR="00231F2A" w:rsidRPr="00F45960">
        <w:t xml:space="preserve">dimtare </w:t>
      </w:r>
      <w:sdt>
        <w:sdtPr>
          <w:id w:val="1454905961"/>
          <w:citation/>
        </w:sdt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w:rsidR="00AB7CC1">
        <w:t xml:space="preserve"> (</w:t>
      </w:r>
      <w:r w:rsidR="00AB7CC1">
        <w:fldChar w:fldCharType="begin"/>
      </w:r>
      <w:r w:rsidR="00AB7CC1">
        <w:instrText xml:space="preserve"> REF _Ref23844234 \h </w:instrText>
      </w:r>
      <w:r w:rsidR="00AB7CC1">
        <w:fldChar w:fldCharType="separate"/>
      </w:r>
      <w:r w:rsidR="00AB7CC1">
        <w:t xml:space="preserve">Figura </w:t>
      </w:r>
      <w:r w:rsidR="00AB7CC1">
        <w:rPr>
          <w:noProof/>
        </w:rPr>
        <w:t>3</w:t>
      </w:r>
      <w:r w:rsidR="00AB7CC1">
        <w:t>: Shembull i nj</w:t>
      </w:r>
      <w:r w:rsidR="00AB7CC1" w:rsidRPr="0029714F">
        <w:t>ë</w:t>
      </w:r>
      <w:r w:rsidR="00AB7CC1">
        <w:t xml:space="preserve"> Decision Tree</w:t>
      </w:r>
      <w:r w:rsidR="00AB7CC1">
        <w:fldChar w:fldCharType="end"/>
      </w:r>
      <w:r w:rsidR="00AB7CC1">
        <w:t>)</w:t>
      </w:r>
      <w:r w:rsidRPr="00F45960">
        <w:t xml:space="preserve">. </w:t>
      </w:r>
    </w:p>
    <w:p w14:paraId="7E5B8C1C" w14:textId="77777777" w:rsidR="006307F1" w:rsidRDefault="009062FB" w:rsidP="006307F1">
      <w:pPr>
        <w:keepNext/>
        <w:jc w:val="center"/>
      </w:pPr>
      <w:r w:rsidRPr="00F45960">
        <w:rPr>
          <w:noProof/>
          <w:lang w:val="en-US"/>
        </w:rPr>
        <w:lastRenderedPageBreak/>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580E07C8" w14:textId="440B2309" w:rsidR="00CB787A" w:rsidRDefault="006307F1" w:rsidP="00F31A2C">
      <w:pPr>
        <w:pStyle w:val="Caption"/>
      </w:pPr>
      <w:bookmarkStart w:id="72" w:name="_Ref23844234"/>
      <w:bookmarkStart w:id="73" w:name="_Toc23845908"/>
      <w:commentRangeStart w:id="74"/>
      <w:r>
        <w:t xml:space="preserve">Figura </w:t>
      </w:r>
      <w:commentRangeEnd w:id="74"/>
      <w:r w:rsidR="00FE0143">
        <w:rPr>
          <w:rStyle w:val="CommentReference"/>
          <w:color w:val="auto"/>
        </w:rPr>
        <w:commentReference w:id="74"/>
      </w:r>
      <w:r>
        <w:fldChar w:fldCharType="begin"/>
      </w:r>
      <w:r>
        <w:instrText xml:space="preserve"> SEQ Figura \* ARABIC </w:instrText>
      </w:r>
      <w:r>
        <w:fldChar w:fldCharType="separate"/>
      </w:r>
      <w:r w:rsidR="003541D8">
        <w:rPr>
          <w:noProof/>
        </w:rPr>
        <w:t>3</w:t>
      </w:r>
      <w:r>
        <w:fldChar w:fldCharType="end"/>
      </w:r>
      <w:r>
        <w:t>: Shembull i nj</w:t>
      </w:r>
      <w:r w:rsidRPr="0029714F">
        <w:t>ë</w:t>
      </w:r>
      <w:r>
        <w:t xml:space="preserve"> Decision Tree</w:t>
      </w:r>
      <w:bookmarkEnd w:id="72"/>
      <w:bookmarkEnd w:id="73"/>
    </w:p>
    <w:p w14:paraId="7A4BDF51" w14:textId="77777777" w:rsidR="00AB7CC1" w:rsidRPr="00AB7CC1" w:rsidRDefault="00AB7CC1" w:rsidP="00AB7CC1"/>
    <w:p w14:paraId="1A298730" w14:textId="4165FF59" w:rsidR="00DF664E" w:rsidRPr="003724E2" w:rsidRDefault="003724E2" w:rsidP="00DF664E">
      <w:r>
        <w:t xml:space="preserve">Përparësitë dhe të metat e qasjes </w:t>
      </w:r>
      <w:r>
        <w:rPr>
          <w:i/>
          <w:iCs/>
        </w:rPr>
        <w:t>Decision Trees</w:t>
      </w:r>
    </w:p>
    <w:p w14:paraId="3FECD3E3" w14:textId="0E2DDDBF" w:rsidR="003724E2" w:rsidRDefault="003724E2" w:rsidP="00DF664E">
      <w:r>
        <w:tab/>
        <w:t>+ Janë të afta të gjenerojnë rregulla të kuptueshme.</w:t>
      </w:r>
    </w:p>
    <w:p w14:paraId="10A08E4E" w14:textId="72BD9BB6" w:rsidR="003724E2" w:rsidRDefault="003724E2" w:rsidP="00DF664E">
      <w:r>
        <w:tab/>
        <w:t>+ Janë të afta të kryejnë klasifikimin pa</w:t>
      </w:r>
      <w:r w:rsidR="00303F4C">
        <w:t xml:space="preserve"> llogaritje të mëdha</w:t>
      </w:r>
      <w:r>
        <w:t>.</w:t>
      </w:r>
    </w:p>
    <w:p w14:paraId="5F113B9F" w14:textId="7FBD3EE7" w:rsidR="003724E2" w:rsidRDefault="003724E2" w:rsidP="00DF664E">
      <w:r>
        <w:tab/>
        <w:t xml:space="preserve">+ </w:t>
      </w:r>
      <w:r w:rsidR="008D75C7">
        <w:t xml:space="preserve">Kryejnë edhe klasifikimin edhe regresionin. </w:t>
      </w:r>
    </w:p>
    <w:p w14:paraId="1A231669" w14:textId="7074827F" w:rsidR="00303F4C" w:rsidRDefault="00303F4C" w:rsidP="00303F4C">
      <w:r>
        <w:tab/>
        <w:t>- Janë të dobëta kur duhet predikuar vlerën e një atributi të vazhdueshëm.</w:t>
      </w:r>
    </w:p>
    <w:p w14:paraId="7D71F04A" w14:textId="77777777" w:rsidR="00303F4C" w:rsidRDefault="00303F4C" w:rsidP="00303F4C">
      <w:r>
        <w:tab/>
        <w:t>- Nëse kemi pak të dhëna trajnuese, atëherë mazha e gabimit është e madhe.</w:t>
      </w:r>
    </w:p>
    <w:p w14:paraId="40BF3454" w14:textId="3ACA28F6" w:rsidR="00303F4C" w:rsidRDefault="00303F4C" w:rsidP="00303F4C">
      <w:r>
        <w:tab/>
        <w:t xml:space="preserve">- Për të trajnuar të dhëna, duhet fuqi e madhe kompjuterike. </w:t>
      </w:r>
    </w:p>
    <w:p w14:paraId="3EF010E5" w14:textId="5369BC9B" w:rsidR="008A7E87" w:rsidRPr="00F45960" w:rsidRDefault="008A7E87" w:rsidP="00303F4C">
      <w:r>
        <w:t xml:space="preserve">Gjithsesi, </w:t>
      </w:r>
      <w:r>
        <w:rPr>
          <w:i/>
          <w:iCs/>
        </w:rPr>
        <w:t xml:space="preserve">Decision Tree </w:t>
      </w:r>
      <w:r>
        <w:t xml:space="preserve">është ndër </w:t>
      </w:r>
      <w:del w:id="75" w:author="Lule Ahmedi" w:date="2019-11-10T21:18:00Z">
        <w:r w:rsidDel="00FE0143">
          <w:delText xml:space="preserve">veglat </w:delText>
        </w:r>
      </w:del>
      <w:ins w:id="76" w:author="Lule Ahmedi" w:date="2019-11-10T21:18:00Z">
        <w:r w:rsidR="00FE0143">
          <w:t xml:space="preserve">teknikat </w:t>
        </w:r>
      </w:ins>
      <w:r>
        <w:t xml:space="preserve">më të popullarizuara dhe të fuqishme për klasifikim dhe predikim.  </w:t>
      </w:r>
    </w:p>
    <w:p w14:paraId="5B11AD4D" w14:textId="77777777" w:rsidR="00CB787A" w:rsidRPr="00F45960" w:rsidRDefault="00CB787A" w:rsidP="00C64625">
      <w:pPr>
        <w:pStyle w:val="Heading2"/>
      </w:pPr>
      <w:bookmarkStart w:id="77" w:name="_Toc23844140"/>
      <w:r w:rsidRPr="00F45960">
        <w:t>Naïve Bayes</w:t>
      </w:r>
      <w:bookmarkEnd w:id="77"/>
    </w:p>
    <w:p w14:paraId="79F675CC" w14:textId="64F8D12A" w:rsidR="00CB787A" w:rsidRPr="00F45960" w:rsidRDefault="00CB787A" w:rsidP="00CB787A">
      <w:r w:rsidRPr="00F45960">
        <w:t>H</w:t>
      </w:r>
      <w:r w:rsidR="009062FB" w:rsidRPr="00F45960">
        <w:t>yn n</w:t>
      </w:r>
      <w:r w:rsidR="00E3592C" w:rsidRPr="00F45960">
        <w:t>ë</w:t>
      </w:r>
      <w:r w:rsidR="009062FB" w:rsidRPr="00F45960">
        <w:t xml:space="preserve"> </w:t>
      </w:r>
      <w:r w:rsidR="009620AB" w:rsidRPr="00F45960">
        <w:t>familjen</w:t>
      </w:r>
      <w:r w:rsidR="009062FB" w:rsidRPr="00F45960">
        <w:t xml:space="preserve"> e klasifikuesve </w:t>
      </w:r>
      <w:r w:rsidR="001F2E35" w:rsidRPr="00F45960">
        <w:t>probabilist</w:t>
      </w:r>
      <w:r w:rsidR="00E9242A" w:rsidRPr="00F45960">
        <w:t>ik</w:t>
      </w:r>
      <w:r w:rsidR="001F2E35" w:rsidRPr="00F45960">
        <w:rPr>
          <w:i/>
          <w:iCs/>
        </w:rPr>
        <w:t xml:space="preserve"> </w:t>
      </w:r>
      <w:r w:rsidR="001F2E35" w:rsidRPr="00F45960">
        <w:t>(ang.</w:t>
      </w:r>
      <w:r w:rsidR="001F2E35" w:rsidRPr="00F45960">
        <w:rPr>
          <w:i/>
          <w:iCs/>
        </w:rPr>
        <w:t xml:space="preserve"> probabilistic classification)</w:t>
      </w:r>
      <w:r w:rsidR="009062FB" w:rsidRPr="00F45960">
        <w:rPr>
          <w:i/>
          <w:iCs/>
        </w:rPr>
        <w:t xml:space="preserve"> </w:t>
      </w:r>
      <w:r w:rsidR="009062FB" w:rsidRPr="00F45960">
        <w:t>ku si baz</w:t>
      </w:r>
      <w:r w:rsidR="00E3592C" w:rsidRPr="00F45960">
        <w:t>ë</w:t>
      </w:r>
      <w:r w:rsidR="009062FB" w:rsidRPr="00F45960">
        <w:t xml:space="preserve"> p</w:t>
      </w:r>
      <w:r w:rsidR="00E3592C" w:rsidRPr="00F45960">
        <w:t>ë</w:t>
      </w:r>
      <w:r w:rsidR="009062FB" w:rsidRPr="00F45960">
        <w:t xml:space="preserve">rdoret teorema e </w:t>
      </w:r>
      <w:r w:rsidR="001F2E35" w:rsidRPr="00F45960">
        <w:t>Bajesit</w:t>
      </w:r>
      <w:r w:rsidR="009062FB" w:rsidRPr="00F45960">
        <w:rPr>
          <w:i/>
          <w:iCs/>
        </w:rPr>
        <w:t xml:space="preserve"> </w:t>
      </w:r>
      <w:r w:rsidR="009062FB" w:rsidRPr="00F45960">
        <w:t>n</w:t>
      </w:r>
      <w:r w:rsidR="00E3592C" w:rsidRPr="00F45960">
        <w:t>ë</w:t>
      </w:r>
      <w:r w:rsidR="009062FB" w:rsidRPr="00F45960">
        <w:t>n supozimin se asnj</w:t>
      </w:r>
      <w:r w:rsidR="00E3592C" w:rsidRPr="00F45960">
        <w:t>ë</w:t>
      </w:r>
      <w:r w:rsidR="009062FB" w:rsidRPr="00F45960">
        <w:t xml:space="preserve"> atribut nuk </w:t>
      </w:r>
      <w:r w:rsidR="00E3592C" w:rsidRPr="00F45960">
        <w:t>ë</w:t>
      </w:r>
      <w:r w:rsidR="009062FB" w:rsidRPr="00F45960">
        <w:t>sht</w:t>
      </w:r>
      <w:r w:rsidR="00E3592C" w:rsidRPr="00F45960">
        <w:t>ë</w:t>
      </w:r>
      <w:r w:rsidR="009062FB" w:rsidRPr="00F45960">
        <w:t xml:space="preserve"> i varur nga tjetri, nga edhe e ka marr</w:t>
      </w:r>
      <w:r w:rsidR="00F477A6" w:rsidRPr="00F45960">
        <w:t>ë</w:t>
      </w:r>
      <w:r w:rsidR="009062FB" w:rsidRPr="00F45960">
        <w:t xml:space="preserve"> emrin </w:t>
      </w:r>
      <w:r w:rsidR="009062FB" w:rsidRPr="00F45960">
        <w:rPr>
          <w:i/>
          <w:iCs/>
        </w:rPr>
        <w:t>naïve</w:t>
      </w:r>
      <w:r w:rsidR="004E394F" w:rsidRPr="00F45960">
        <w:t xml:space="preserve"> </w:t>
      </w:r>
      <w:sdt>
        <w:sdtPr>
          <w:id w:val="-1795661737"/>
          <w:citation/>
        </w:sdt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w:rsidR="00AB7CC1">
        <w:t xml:space="preserve"> (</w:t>
      </w:r>
      <w:r w:rsidR="00AB7CC1">
        <w:fldChar w:fldCharType="begin"/>
      </w:r>
      <w:r w:rsidR="00AB7CC1">
        <w:instrText xml:space="preserve"> REF _Ref23844267 \h </w:instrText>
      </w:r>
      <w:r w:rsidR="00AB7CC1">
        <w:fldChar w:fldCharType="separate"/>
      </w:r>
      <w:r w:rsidR="00AB7CC1">
        <w:t xml:space="preserve">Figura </w:t>
      </w:r>
      <w:r w:rsidR="00AB7CC1">
        <w:rPr>
          <w:noProof/>
        </w:rPr>
        <w:t>4</w:t>
      </w:r>
      <w:r w:rsidR="00AB7CC1">
        <w:t>: Shembull i Naive Bayes</w:t>
      </w:r>
      <w:r w:rsidR="00AB7CC1">
        <w:fldChar w:fldCharType="end"/>
      </w:r>
      <w:r w:rsidR="00AB7CC1">
        <w:t>)</w:t>
      </w:r>
      <w:r w:rsidR="009062FB" w:rsidRPr="00F45960">
        <w:t>.</w:t>
      </w:r>
      <w:r w:rsidRPr="00F45960">
        <w:t xml:space="preserve"> </w:t>
      </w:r>
    </w:p>
    <w:p w14:paraId="713AEBA9" w14:textId="77777777" w:rsidR="006307F1" w:rsidRDefault="00CB787A" w:rsidP="006307F1">
      <w:pPr>
        <w:keepNext/>
        <w:jc w:val="center"/>
      </w:pPr>
      <w:r w:rsidRPr="00F45960">
        <w:rPr>
          <w:i/>
          <w:iCs/>
          <w:noProof/>
          <w:lang w:val="en-US"/>
        </w:rPr>
        <w:lastRenderedPageBreak/>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12B9E7D1" w14:textId="077CB2DE" w:rsidR="00CB787A" w:rsidRDefault="006307F1" w:rsidP="00F31A2C">
      <w:pPr>
        <w:pStyle w:val="Caption"/>
      </w:pPr>
      <w:bookmarkStart w:id="78" w:name="_Ref23844267"/>
      <w:bookmarkStart w:id="79" w:name="_Toc23845909"/>
      <w:r>
        <w:t xml:space="preserve">Figura </w:t>
      </w:r>
      <w:r>
        <w:fldChar w:fldCharType="begin"/>
      </w:r>
      <w:r>
        <w:instrText xml:space="preserve"> SEQ Figura \* ARABIC </w:instrText>
      </w:r>
      <w:r>
        <w:fldChar w:fldCharType="separate"/>
      </w:r>
      <w:r w:rsidR="003541D8">
        <w:rPr>
          <w:noProof/>
        </w:rPr>
        <w:t>4</w:t>
      </w:r>
      <w:r>
        <w:fldChar w:fldCharType="end"/>
      </w:r>
      <w:r>
        <w:t>: Shembull i Naive Bayes</w:t>
      </w:r>
      <w:bookmarkEnd w:id="78"/>
      <w:bookmarkEnd w:id="79"/>
    </w:p>
    <w:p w14:paraId="55E6B142" w14:textId="77777777" w:rsidR="00AB7CC1" w:rsidRPr="00AB7CC1" w:rsidRDefault="00AB7CC1" w:rsidP="00AB7CC1"/>
    <w:p w14:paraId="7C55BAD2" w14:textId="2A435FA0" w:rsidR="00D71BB5" w:rsidRDefault="00D71BB5" w:rsidP="00D71BB5">
      <w:r w:rsidRPr="00F45960">
        <w:t>Nd</w:t>
      </w:r>
      <w:r w:rsidR="00E3592C" w:rsidRPr="00F45960">
        <w:t>ë</w:t>
      </w:r>
      <w:r w:rsidRPr="00F45960">
        <w:t>rsa m</w:t>
      </w:r>
      <w:r w:rsidR="00E3592C" w:rsidRPr="00F45960">
        <w:t>ë</w:t>
      </w:r>
      <w:r w:rsidRPr="00F45960">
        <w:t xml:space="preserve"> s</w:t>
      </w:r>
      <w:r w:rsidR="00E3592C" w:rsidRPr="00F45960">
        <w:t>ë</w:t>
      </w:r>
      <w:r w:rsidRPr="00F45960">
        <w:t xml:space="preserve"> miri shpjegohet me nj</w:t>
      </w:r>
      <w:r w:rsidR="00E3592C" w:rsidRPr="00F45960">
        <w:t>ë</w:t>
      </w:r>
      <w:r w:rsidRPr="00F45960">
        <w:t xml:space="preserve"> shembull, n</w:t>
      </w:r>
      <w:r w:rsidR="00E3592C" w:rsidRPr="00F45960">
        <w:t>ë</w:t>
      </w:r>
      <w:r w:rsidRPr="00F45960">
        <w:t xml:space="preserve">se kanceri varet nga mosha, </w:t>
      </w:r>
      <w:r w:rsidR="00E9763C" w:rsidRPr="00F45960">
        <w:t>atëherë</w:t>
      </w:r>
      <w:r w:rsidRPr="00F45960">
        <w:t xml:space="preserve"> me </w:t>
      </w:r>
      <w:r w:rsidR="008C1861" w:rsidRPr="00F45960">
        <w:t>t</w:t>
      </w:r>
      <w:r w:rsidRPr="00F45960">
        <w:t>eorem</w:t>
      </w:r>
      <w:r w:rsidR="00E3592C" w:rsidRPr="00F45960">
        <w:t>ë</w:t>
      </w:r>
      <w:r w:rsidRPr="00F45960">
        <w:t xml:space="preserve">n </w:t>
      </w:r>
      <w:r w:rsidR="001F2E35" w:rsidRPr="00F45960">
        <w:t xml:space="preserve"> Bajesiane</w:t>
      </w:r>
      <w:r w:rsidRPr="00F45960">
        <w:t xml:space="preserve"> mund t</w:t>
      </w:r>
      <w:r w:rsidR="00E3592C" w:rsidRPr="00F45960">
        <w:t>ë</w:t>
      </w:r>
      <w:r w:rsidRPr="00F45960">
        <w:t xml:space="preserve"> p</w:t>
      </w:r>
      <w:r w:rsidR="00E3592C" w:rsidRPr="00F45960">
        <w:t>ë</w:t>
      </w:r>
      <w:r w:rsidRPr="00F45960">
        <w:t>rdoret ky informacion q</w:t>
      </w:r>
      <w:r w:rsidR="00E3592C" w:rsidRPr="00F45960">
        <w:t>ë</w:t>
      </w:r>
      <w:r w:rsidRPr="00F45960">
        <w:t xml:space="preserve"> ti jap pesh</w:t>
      </w:r>
      <w:r w:rsidR="00E3592C" w:rsidRPr="00F45960">
        <w:t>ë</w:t>
      </w:r>
      <w:r w:rsidRPr="00F45960">
        <w:t xml:space="preserve"> vart</w:t>
      </w:r>
      <w:r w:rsidR="00E3592C" w:rsidRPr="00F45960">
        <w:t>ë</w:t>
      </w:r>
      <w:r w:rsidRPr="00F45960">
        <w:t>sis</w:t>
      </w:r>
      <w:r w:rsidR="00E3592C" w:rsidRPr="00F45960">
        <w:t>ë</w:t>
      </w:r>
      <w:r w:rsidRPr="00F45960">
        <w:t xml:space="preserve"> s</w:t>
      </w:r>
      <w:r w:rsidR="00E3592C" w:rsidRPr="00F45960">
        <w:t>ë</w:t>
      </w:r>
      <w:r w:rsidRPr="00F45960">
        <w:t xml:space="preserve"> kancerit nga mosha n</w:t>
      </w:r>
      <w:r w:rsidR="00E3592C" w:rsidRPr="00F45960">
        <w:t>ë</w:t>
      </w:r>
      <w:r w:rsidRPr="00F45960">
        <w:t xml:space="preserve"> predikimin se a ka personi p</w:t>
      </w:r>
      <w:r w:rsidR="00E3592C" w:rsidRPr="00F45960">
        <w:t>ë</w:t>
      </w:r>
      <w:r w:rsidRPr="00F45960">
        <w:t>rkat</w:t>
      </w:r>
      <w:r w:rsidR="00E3592C" w:rsidRPr="00F45960">
        <w:t>ë</w:t>
      </w:r>
      <w:r w:rsidRPr="00F45960">
        <w:t>s kancer apo jo.</w:t>
      </w:r>
    </w:p>
    <w:p w14:paraId="75B83684" w14:textId="48FCFEF0" w:rsidR="009953A2" w:rsidRPr="00F45960" w:rsidRDefault="009953A2" w:rsidP="00D71BB5">
      <w:r>
        <w:t xml:space="preserve">Kjo metodë është e aplikueshme vetëm në të dhëna diskrete. </w:t>
      </w:r>
    </w:p>
    <w:p w14:paraId="465A3145" w14:textId="77777777" w:rsidR="00ED7932" w:rsidRPr="00F45960" w:rsidRDefault="00ED7932" w:rsidP="00D71BB5"/>
    <w:p w14:paraId="0D339A18" w14:textId="0BFF4668" w:rsidR="00205E6F" w:rsidRPr="00F45960" w:rsidRDefault="00205E6F" w:rsidP="00C64625">
      <w:pPr>
        <w:pStyle w:val="Heading2"/>
      </w:pPr>
      <w:bookmarkStart w:id="80" w:name="_Toc23844141"/>
      <w:r w:rsidRPr="00F45960">
        <w:t>Random Forest</w:t>
      </w:r>
      <w:bookmarkEnd w:id="80"/>
    </w:p>
    <w:p w14:paraId="36BDD9A7" w14:textId="77777777" w:rsidR="00690AEA" w:rsidRDefault="00E3592C" w:rsidP="00205E6F">
      <w:r w:rsidRPr="00F45960">
        <w:t>Ë</w:t>
      </w:r>
      <w:r w:rsidR="00B35173" w:rsidRPr="00F45960">
        <w:t>sht</w:t>
      </w:r>
      <w:r w:rsidRPr="00F45960">
        <w:t>ë</w:t>
      </w:r>
      <w:r w:rsidR="00B35173" w:rsidRPr="00F45960">
        <w:t xml:space="preserve"> nj</w:t>
      </w:r>
      <w:r w:rsidRPr="00F45960">
        <w:t>ë</w:t>
      </w:r>
      <w:r w:rsidR="00B35173" w:rsidRPr="00F45960">
        <w:t xml:space="preserve"> algorit</w:t>
      </w:r>
      <w:r w:rsidRPr="00F45960">
        <w:t>ë</w:t>
      </w:r>
      <w:r w:rsidR="00B35173" w:rsidRPr="00F45960">
        <w:t>m ansamb</w:t>
      </w:r>
      <w:r w:rsidRPr="00F45960">
        <w:t>ë</w:t>
      </w:r>
      <w:r w:rsidR="00B35173" w:rsidRPr="00F45960">
        <w:t>l</w:t>
      </w:r>
      <w:r w:rsidR="0095788E" w:rsidRPr="00F45960">
        <w:t xml:space="preserve"> (ang. </w:t>
      </w:r>
      <w:r w:rsidR="0095788E" w:rsidRPr="00F45960">
        <w:rPr>
          <w:i/>
          <w:iCs/>
        </w:rPr>
        <w:t>ensemble algorithm</w:t>
      </w:r>
      <w:commentRangeStart w:id="81"/>
      <w:r w:rsidR="0095788E" w:rsidRPr="00F45960">
        <w:t xml:space="preserve">, </w:t>
      </w:r>
      <w:r w:rsidR="00371FE6" w:rsidRPr="00F45960">
        <w:t xml:space="preserve">i përdorur </w:t>
      </w:r>
      <w:r w:rsidR="003547AF" w:rsidRPr="00F45960">
        <w:t>aktualisht në këtë projekt</w:t>
      </w:r>
      <w:commentRangeEnd w:id="81"/>
      <w:r w:rsidR="00FE0143">
        <w:rPr>
          <w:rStyle w:val="CommentReference"/>
        </w:rPr>
        <w:commentReference w:id="81"/>
      </w:r>
      <w:r w:rsidR="003547AF" w:rsidRPr="00F45960">
        <w:t>)</w:t>
      </w:r>
      <w:r w:rsidR="00B35173" w:rsidRPr="00F45960">
        <w:t>, q</w:t>
      </w:r>
      <w:r w:rsidRPr="00F45960">
        <w:t>ë</w:t>
      </w:r>
      <w:r w:rsidR="00B35173" w:rsidRPr="00F45960">
        <w:t xml:space="preserve"> do t</w:t>
      </w:r>
      <w:r w:rsidRPr="00F45960">
        <w:t>ë</w:t>
      </w:r>
      <w:r w:rsidR="00B35173" w:rsidRPr="00F45960">
        <w:t xml:space="preserve"> thot</w:t>
      </w:r>
      <w:r w:rsidRPr="00F45960">
        <w:t>ë</w:t>
      </w:r>
      <w:r w:rsidR="00B35173" w:rsidRPr="00F45960">
        <w:t xml:space="preserve"> se kombinon nj</w:t>
      </w:r>
      <w:r w:rsidRPr="00F45960">
        <w:t>ë</w:t>
      </w:r>
      <w:r w:rsidR="00B35173" w:rsidRPr="00F45960">
        <w:t xml:space="preserve"> apo m</w:t>
      </w:r>
      <w:r w:rsidRPr="00F45960">
        <w:t>ë</w:t>
      </w:r>
      <w:r w:rsidR="00B35173" w:rsidRPr="00F45960">
        <w:t xml:space="preserve"> shum</w:t>
      </w:r>
      <w:r w:rsidRPr="00F45960">
        <w:t>ë</w:t>
      </w:r>
      <w:r w:rsidR="00B35173" w:rsidRPr="00F45960">
        <w:t xml:space="preserve"> algoritme t</w:t>
      </w:r>
      <w:r w:rsidRPr="00F45960">
        <w:t>ë</w:t>
      </w:r>
      <w:r w:rsidR="00B35173" w:rsidRPr="00F45960">
        <w:t xml:space="preserve"> t</w:t>
      </w:r>
      <w:r w:rsidRPr="00F45960">
        <w:t>ë</w:t>
      </w:r>
      <w:r w:rsidR="00B35173" w:rsidRPr="00F45960">
        <w:t xml:space="preserve"> </w:t>
      </w:r>
      <w:r w:rsidR="008C5AF4" w:rsidRPr="00F45960">
        <w:t>njëjtit</w:t>
      </w:r>
      <w:r w:rsidR="00B35173" w:rsidRPr="00F45960">
        <w:t xml:space="preserve"> lloj apo t</w:t>
      </w:r>
      <w:r w:rsidRPr="00F45960">
        <w:t>ë</w:t>
      </w:r>
      <w:r w:rsidR="00B35173" w:rsidRPr="00F45960">
        <w:t xml:space="preserve"> ndrysh</w:t>
      </w:r>
      <w:r w:rsidRPr="00F45960">
        <w:t>ë</w:t>
      </w:r>
      <w:r w:rsidR="00B35173" w:rsidRPr="00F45960">
        <w:t>m p</w:t>
      </w:r>
      <w:r w:rsidRPr="00F45960">
        <w:t>ë</w:t>
      </w:r>
      <w:r w:rsidR="00B35173" w:rsidRPr="00F45960">
        <w:t>r t</w:t>
      </w:r>
      <w:r w:rsidRPr="00F45960">
        <w:t>ë</w:t>
      </w:r>
      <w:r w:rsidR="00B35173" w:rsidRPr="00F45960">
        <w:t xml:space="preserve"> klasifikuar objektin, pra </w:t>
      </w:r>
      <w:r w:rsidRPr="00F45960">
        <w:t>ë</w:t>
      </w:r>
      <w:r w:rsidR="00B35173" w:rsidRPr="00F45960">
        <w:t>sht</w:t>
      </w:r>
      <w:r w:rsidRPr="00F45960">
        <w:t>ë</w:t>
      </w:r>
      <w:r w:rsidR="00B35173" w:rsidRPr="00F45960">
        <w:t xml:space="preserve"> nj</w:t>
      </w:r>
      <w:r w:rsidRPr="00F45960">
        <w:t>ë</w:t>
      </w:r>
      <w:r w:rsidR="00B35173" w:rsidRPr="00F45960">
        <w:t>lloj sikur algoritmi t</w:t>
      </w:r>
      <w:r w:rsidRPr="00F45960">
        <w:t>ë</w:t>
      </w:r>
      <w:r w:rsidR="00B35173" w:rsidRPr="00F45960">
        <w:t xml:space="preserve"> kalonte n</w:t>
      </w:r>
      <w:r w:rsidRPr="00F45960">
        <w:t>ë</w:t>
      </w:r>
      <w:r w:rsidR="00B35173" w:rsidRPr="00F45960">
        <w:t>p</w:t>
      </w:r>
      <w:r w:rsidRPr="00F45960">
        <w:t>ë</w:t>
      </w:r>
      <w:r w:rsidR="00B35173" w:rsidRPr="00F45960">
        <w:t xml:space="preserve">r </w:t>
      </w:r>
      <w:r w:rsidR="00B35173" w:rsidRPr="00F45960">
        <w:rPr>
          <w:i/>
          <w:iCs/>
        </w:rPr>
        <w:t>SVM, Naïve Bayes</w:t>
      </w:r>
      <w:r w:rsidR="00B35173" w:rsidRPr="00F45960">
        <w:t xml:space="preserve"> apo </w:t>
      </w:r>
      <w:r w:rsidR="00B35173" w:rsidRPr="00F45960">
        <w:rPr>
          <w:i/>
          <w:iCs/>
        </w:rPr>
        <w:t xml:space="preserve">Decision Tree </w:t>
      </w:r>
      <w:r w:rsidR="00B35173" w:rsidRPr="00F45960">
        <w:t>e n</w:t>
      </w:r>
      <w:r w:rsidRPr="00F45960">
        <w:t>ë</w:t>
      </w:r>
      <w:r w:rsidR="00B35173" w:rsidRPr="00F45960">
        <w:t xml:space="preserve"> fund t</w:t>
      </w:r>
      <w:r w:rsidRPr="00F45960">
        <w:t>ë</w:t>
      </w:r>
      <w:r w:rsidR="00B35173" w:rsidRPr="00F45960">
        <w:t xml:space="preserve"> votohej se cili algorit</w:t>
      </w:r>
      <w:r w:rsidRPr="00F45960">
        <w:t>ë</w:t>
      </w:r>
      <w:r w:rsidR="00B35173" w:rsidRPr="00F45960">
        <w:t>m t</w:t>
      </w:r>
      <w:r w:rsidRPr="00F45960">
        <w:t>ë</w:t>
      </w:r>
      <w:r w:rsidR="00B35173" w:rsidRPr="00F45960">
        <w:t xml:space="preserve"> merret </w:t>
      </w:r>
      <w:r w:rsidR="00CC1373" w:rsidRPr="00F45960">
        <w:t>si baz</w:t>
      </w:r>
      <w:r w:rsidRPr="00F45960">
        <w:t>ë</w:t>
      </w:r>
      <w:r w:rsidR="00CC1373" w:rsidRPr="00F45960">
        <w:t>. Ky lloj algoritmi krijon nj</w:t>
      </w:r>
      <w:r w:rsidRPr="00F45960">
        <w:t>ë</w:t>
      </w:r>
      <w:r w:rsidR="00CC1373" w:rsidRPr="00F45960">
        <w:t xml:space="preserve"> bashk</w:t>
      </w:r>
      <w:r w:rsidRPr="00F45960">
        <w:t>ë</w:t>
      </w:r>
      <w:r w:rsidR="00CC1373" w:rsidRPr="00F45960">
        <w:t>si pem</w:t>
      </w:r>
      <w:r w:rsidRPr="00F45960">
        <w:t>ë</w:t>
      </w:r>
      <w:r w:rsidR="00CC1373" w:rsidRPr="00F45960">
        <w:t>sh n</w:t>
      </w:r>
      <w:r w:rsidRPr="00F45960">
        <w:t>ë</w:t>
      </w:r>
      <w:r w:rsidR="00CC1373" w:rsidRPr="00F45960">
        <w:t xml:space="preserve"> m</w:t>
      </w:r>
      <w:r w:rsidRPr="00F45960">
        <w:t>ë</w:t>
      </w:r>
      <w:r w:rsidR="00CC1373" w:rsidRPr="00F45960">
        <w:t>nyr</w:t>
      </w:r>
      <w:r w:rsidRPr="00F45960">
        <w:t>ë</w:t>
      </w:r>
      <w:r w:rsidR="00CC1373" w:rsidRPr="00F45960">
        <w:t xml:space="preserve"> t</w:t>
      </w:r>
      <w:r w:rsidRPr="00F45960">
        <w:t>ë</w:t>
      </w:r>
      <w:r w:rsidR="00CC1373" w:rsidRPr="00F45960">
        <w:t xml:space="preserve"> rast</w:t>
      </w:r>
      <w:r w:rsidRPr="00F45960">
        <w:t>ë</w:t>
      </w:r>
      <w:r w:rsidR="00CC1373" w:rsidRPr="00F45960">
        <w:t>sishme t</w:t>
      </w:r>
      <w:r w:rsidRPr="00F45960">
        <w:t>ë</w:t>
      </w:r>
      <w:r w:rsidR="00CC1373" w:rsidRPr="00F45960">
        <w:t xml:space="preserve"> zgjedhur nga t</w:t>
      </w:r>
      <w:r w:rsidRPr="00F45960">
        <w:t>ë</w:t>
      </w:r>
      <w:r w:rsidR="00CC1373" w:rsidRPr="00F45960">
        <w:t xml:space="preserve"> dh</w:t>
      </w:r>
      <w:r w:rsidRPr="00F45960">
        <w:t>ë</w:t>
      </w:r>
      <w:r w:rsidR="00CC1373" w:rsidRPr="00F45960">
        <w:t xml:space="preserve">nat trajnuese, </w:t>
      </w:r>
      <w:r w:rsidR="00886705" w:rsidRPr="00F45960">
        <w:t>grumbullon</w:t>
      </w:r>
      <w:r w:rsidR="00CC1373" w:rsidRPr="00F45960">
        <w:t xml:space="preserve"> votat nga bashk</w:t>
      </w:r>
      <w:r w:rsidRPr="00F45960">
        <w:t>ë</w:t>
      </w:r>
      <w:r w:rsidR="00CC1373" w:rsidRPr="00F45960">
        <w:t>si pem</w:t>
      </w:r>
      <w:r w:rsidRPr="00F45960">
        <w:t>ë</w:t>
      </w:r>
      <w:r w:rsidR="00CC1373" w:rsidRPr="00F45960">
        <w:t>sh t</w:t>
      </w:r>
      <w:r w:rsidRPr="00F45960">
        <w:t>ë</w:t>
      </w:r>
      <w:r w:rsidR="00CC1373" w:rsidRPr="00F45960">
        <w:t xml:space="preserve"> ndryshme</w:t>
      </w:r>
      <w:r w:rsidR="00CF16F9" w:rsidRPr="00F45960">
        <w:t xml:space="preserve"> të votuara si vendim-marrëse</w:t>
      </w:r>
      <w:r w:rsidR="00CC1373" w:rsidRPr="00F45960">
        <w:t xml:space="preserve"> dhe caktohet klasa finale e</w:t>
      </w:r>
      <w:r w:rsidRPr="00F45960">
        <w:t xml:space="preserve"> </w:t>
      </w:r>
      <w:r w:rsidR="00CC1373" w:rsidRPr="00F45960">
        <w:t>objektit</w:t>
      </w:r>
      <w:r w:rsidR="00526EBB" w:rsidRPr="00F45960">
        <w:t xml:space="preserve"> </w:t>
      </w:r>
      <w:sdt>
        <w:sdtPr>
          <w:id w:val="-2007427985"/>
          <w:citation/>
        </w:sdt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w:rsidR="00ED7932">
        <w:t xml:space="preserve"> (</w:t>
      </w:r>
      <w:r w:rsidR="00ED7932">
        <w:fldChar w:fldCharType="begin"/>
      </w:r>
      <w:r w:rsidR="00ED7932">
        <w:instrText xml:space="preserve"> REF _Ref23844287 \h </w:instrText>
      </w:r>
      <w:r w:rsidR="00ED7932">
        <w:fldChar w:fldCharType="separate"/>
      </w:r>
      <w:r w:rsidR="00ED7932">
        <w:t xml:space="preserve">Figura </w:t>
      </w:r>
      <w:r w:rsidR="00ED7932">
        <w:rPr>
          <w:noProof/>
        </w:rPr>
        <w:t>5</w:t>
      </w:r>
      <w:r w:rsidR="00ED7932">
        <w:t>: Shembull i Random Forest Classifier</w:t>
      </w:r>
      <w:r w:rsidR="00ED7932">
        <w:fldChar w:fldCharType="end"/>
      </w:r>
      <w:r w:rsidR="00ED7932">
        <w:t>)</w:t>
      </w:r>
      <w:r w:rsidR="00CC1373" w:rsidRPr="00F45960">
        <w:t xml:space="preserve">. </w:t>
      </w:r>
    </w:p>
    <w:p w14:paraId="63B91D1A" w14:textId="79372489" w:rsidR="00E3592C" w:rsidRPr="00F45960" w:rsidRDefault="00690AEA" w:rsidP="00205E6F">
      <w:r>
        <w:rPr>
          <w:noProof/>
          <w:lang w:val="en-US"/>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3EFBE987" w14:textId="15A14890" w:rsidR="00CC1373" w:rsidRPr="00B447FC" w:rsidRDefault="006307F1" w:rsidP="00B447FC">
      <w:pPr>
        <w:pStyle w:val="Caption"/>
      </w:pPr>
      <w:bookmarkStart w:id="82" w:name="_Ref23844287"/>
      <w:bookmarkStart w:id="83" w:name="_Toc23845910"/>
      <w:r w:rsidRPr="00B447FC">
        <w:t xml:space="preserve">Figura </w:t>
      </w:r>
      <w:r w:rsidRPr="00B447FC">
        <w:fldChar w:fldCharType="begin"/>
      </w:r>
      <w:r w:rsidRPr="00B447FC">
        <w:instrText xml:space="preserve"> SEQ Figura \* ARABIC </w:instrText>
      </w:r>
      <w:r w:rsidRPr="00B447FC">
        <w:fldChar w:fldCharType="separate"/>
      </w:r>
      <w:r w:rsidR="003541D8" w:rsidRPr="00B447FC">
        <w:t>5</w:t>
      </w:r>
      <w:r w:rsidRPr="00B447FC">
        <w:fldChar w:fldCharType="end"/>
      </w:r>
      <w:r w:rsidRPr="00B447FC">
        <w:t>: Shembull i Random Forest Classifier</w:t>
      </w:r>
      <w:bookmarkEnd w:id="82"/>
      <w:bookmarkEnd w:id="83"/>
    </w:p>
    <w:p w14:paraId="0E5086D8" w14:textId="77777777" w:rsidR="00BB4BB9" w:rsidRPr="00BB4BB9" w:rsidRDefault="00BB4BB9" w:rsidP="00BB4BB9"/>
    <w:p w14:paraId="4C75E143" w14:textId="77777777" w:rsidR="00216506" w:rsidRDefault="009953A2" w:rsidP="00216506">
      <w:r>
        <w:t xml:space="preserve">Algoritmet e tilla, pra ansambël algoritmet, janë shumë më të sakta se sa llojet e algoritmeve tjera për arsye se grupet e pemëve mbrojnë njëra tjetrën nga gabimet individuale, përveç rastit kur të gjitha grupet e pemëve dështojnë në të njëjtin mënyrë. Për shembull, kur disa grupe pemësh </w:t>
      </w:r>
      <w:r w:rsidR="0009170C">
        <w:t xml:space="preserve">janë </w:t>
      </w:r>
      <w:r w:rsidR="0009170C">
        <w:lastRenderedPageBreak/>
        <w:t xml:space="preserve">gabim, shumica tjetër janë saktë, andaj në këtë mënyrë pemët janë të afta të lëvizin të gjitha në një drejtim të saktë së bashku. </w:t>
      </w:r>
    </w:p>
    <w:p w14:paraId="47712D2D" w14:textId="4A42D45E" w:rsidR="00216506" w:rsidRDefault="00216506" w:rsidP="00216506"/>
    <w:p w14:paraId="00DA07D9" w14:textId="1166CE1C" w:rsidR="00216506" w:rsidRDefault="00216506" w:rsidP="00216506">
      <w:pPr>
        <w:pStyle w:val="Heading2"/>
      </w:pPr>
      <w:bookmarkStart w:id="84" w:name="_Toc23844142"/>
      <w:r>
        <w:t>Support Vector Machine</w:t>
      </w:r>
      <w:bookmarkEnd w:id="84"/>
    </w:p>
    <w:p w14:paraId="71B18A39" w14:textId="77777777" w:rsidR="00216506" w:rsidRDefault="00216506" w:rsidP="00216506">
      <w:r>
        <w:rPr>
          <w:i/>
          <w:iCs/>
        </w:rPr>
        <w:t xml:space="preserve">Support Vector Machines </w:t>
      </w:r>
      <w:r>
        <w:t xml:space="preserve">në të mësuarit e makinës janë modele të mbikëqyrura me anë të së cilëve analizohen të dhënat të përdorura për klasifikim dhe regresion. Me një bashkësi të të dhënave trajnuese, ku secila i përket një kategorie, </w:t>
      </w:r>
      <w:r>
        <w:rPr>
          <w:i/>
          <w:iCs/>
        </w:rPr>
        <w:t xml:space="preserve">SVM </w:t>
      </w:r>
      <w:r>
        <w:t>mundet të ndërtoj një model që shembujve të ardhshëm t’ua shoqëroj kategorive përkatëse, duke e bërë këtë zgjedhje në mënyrë jo-probabilistike.</w:t>
      </w:r>
    </w:p>
    <w:p w14:paraId="06F4D4CA" w14:textId="33F82B4D" w:rsidR="00163C63" w:rsidRDefault="00216506" w:rsidP="00216506">
      <w:r>
        <w:t xml:space="preserve">Konkretisht, një </w:t>
      </w:r>
      <w:r>
        <w:rPr>
          <w:i/>
          <w:iCs/>
        </w:rPr>
        <w:t xml:space="preserve">SVM </w:t>
      </w:r>
      <w:r>
        <w:t xml:space="preserve">është një reprezentim i pikave në hapësirë, të organizuara ashtu që secila pikë në hapësirë është e ndarë me një hapësirë që tentohet të jetë sa më e madhe e mundshme. </w:t>
      </w:r>
    </w:p>
    <w:p w14:paraId="1671EA43" w14:textId="62B772EC" w:rsidR="00216506" w:rsidRDefault="00216506" w:rsidP="00216506">
      <w:r>
        <w:t xml:space="preserve">Më pas, shembujt e ri të predikuar ndjekin po këtë mënyrë dhe kategoria të cilën i përkasin varet nga hapësira në të cilën bien. </w:t>
      </w:r>
    </w:p>
    <w:p w14:paraId="18C7A3EE" w14:textId="436E36BB" w:rsidR="008B75FD" w:rsidRPr="00D43352" w:rsidRDefault="008B75FD" w:rsidP="00216506">
      <w:pPr>
        <w:rPr>
          <w:b/>
          <w:bCs/>
        </w:rPr>
      </w:pPr>
      <w:r>
        <w:t>Si shembull kemi pjesën më poshtë (</w:t>
      </w:r>
      <w:r>
        <w:fldChar w:fldCharType="begin"/>
      </w:r>
      <w:r>
        <w:instrText xml:space="preserve"> REF _Ref23844319 \h </w:instrText>
      </w:r>
      <w:r>
        <w:fldChar w:fldCharType="separate"/>
      </w:r>
      <w:r>
        <w:t xml:space="preserve">Figura </w:t>
      </w:r>
      <w:r>
        <w:rPr>
          <w:noProof/>
        </w:rPr>
        <w:t>6</w:t>
      </w:r>
      <w:r>
        <w:t>: Shembull i Support Vector Machine</w:t>
      </w:r>
      <w:r>
        <w:fldChar w:fldCharType="end"/>
      </w:r>
      <w:r>
        <w:t>), ku pikat me ngjyrë të gjelbër reprezentojnë grupin e parë G1 ndërsa pikat me ngjyrë të verdhë reprezentojnë grupin e dytë G2.</w:t>
      </w:r>
      <w:r w:rsidRPr="008B75FD">
        <w:t xml:space="preserve"> </w:t>
      </w:r>
      <w:r>
        <w:t>Çfarëdo e dhëne e re që, siç u tha edhe në definicionin më lartë i takon njërit ndaj këtyre grupeve, saktësisht grupit, atributet e së cilit përafrojnë më shumë</w:t>
      </w:r>
      <w:r w:rsidR="00374EC9">
        <w:t>.</w:t>
      </w:r>
    </w:p>
    <w:p w14:paraId="0C47CCD0" w14:textId="77777777" w:rsidR="006307F1" w:rsidRDefault="00216506" w:rsidP="006307F1">
      <w:pPr>
        <w:keepNext/>
      </w:pPr>
      <w:r>
        <w:rPr>
          <w:noProof/>
          <w:lang w:val="en-US"/>
        </w:rPr>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2A206DB" w14:textId="4251D094" w:rsidR="00216506" w:rsidRDefault="006307F1" w:rsidP="00F31A2C">
      <w:pPr>
        <w:pStyle w:val="Caption"/>
      </w:pPr>
      <w:bookmarkStart w:id="85" w:name="_Ref23844319"/>
      <w:bookmarkStart w:id="86" w:name="_Toc23845911"/>
      <w:r>
        <w:t xml:space="preserve">Figura </w:t>
      </w:r>
      <w:r>
        <w:fldChar w:fldCharType="begin"/>
      </w:r>
      <w:r>
        <w:instrText xml:space="preserve"> SEQ Figura \* ARABIC </w:instrText>
      </w:r>
      <w:r>
        <w:fldChar w:fldCharType="separate"/>
      </w:r>
      <w:r w:rsidR="003541D8">
        <w:rPr>
          <w:noProof/>
        </w:rPr>
        <w:t>6</w:t>
      </w:r>
      <w:r>
        <w:fldChar w:fldCharType="end"/>
      </w:r>
      <w:r>
        <w:t>: Shembull i Support Vector Machine</w:t>
      </w:r>
      <w:bookmarkEnd w:id="85"/>
      <w:bookmarkEnd w:id="86"/>
    </w:p>
    <w:p w14:paraId="57BB9BE0" w14:textId="77777777" w:rsidR="00BB4BB9" w:rsidRPr="00BB4BB9" w:rsidRDefault="00BB4BB9" w:rsidP="00BB4BB9"/>
    <w:p w14:paraId="429DE5E0" w14:textId="3E88A8CD" w:rsidR="00E83AB8" w:rsidRPr="00F45960" w:rsidRDefault="008158D1" w:rsidP="008158D1">
      <w:pPr>
        <w:jc w:val="left"/>
      </w:pPr>
      <w:r>
        <w:br w:type="page"/>
      </w:r>
    </w:p>
    <w:p w14:paraId="1DAC9B6F" w14:textId="5F721D22" w:rsidR="003C6874" w:rsidRPr="00F45960" w:rsidRDefault="00B441DB" w:rsidP="00C64625">
      <w:pPr>
        <w:pStyle w:val="Heading1"/>
      </w:pPr>
      <w:bookmarkStart w:id="87" w:name="_Toc22894784"/>
      <w:bookmarkStart w:id="88" w:name="_Toc23844143"/>
      <w:r w:rsidRPr="00F45960">
        <w:lastRenderedPageBreak/>
        <w:t>Hyrje n</w:t>
      </w:r>
      <w:r w:rsidR="00B27B29" w:rsidRPr="00F45960">
        <w:t>ë</w:t>
      </w:r>
      <w:r w:rsidRPr="00F45960">
        <w:t xml:space="preserve"> projekt</w:t>
      </w:r>
      <w:bookmarkEnd w:id="87"/>
      <w:bookmarkEnd w:id="88"/>
    </w:p>
    <w:p w14:paraId="37D48814" w14:textId="77777777" w:rsidR="00F555DD" w:rsidRPr="00F45960" w:rsidRDefault="00F555DD" w:rsidP="00F555DD"/>
    <w:p w14:paraId="51E36912" w14:textId="15971BA6" w:rsidR="003D21CE" w:rsidRPr="00F45960" w:rsidRDefault="00B441DB" w:rsidP="00B441DB">
      <w:r w:rsidRPr="00F45960">
        <w:t>Me t</w:t>
      </w:r>
      <w:r w:rsidR="00B27B29" w:rsidRPr="00F45960">
        <w:t>ë</w:t>
      </w:r>
      <w:r w:rsidRPr="00F45960">
        <w:t xml:space="preserve"> p</w:t>
      </w:r>
      <w:r w:rsidR="00B27B29" w:rsidRPr="00F45960">
        <w:t>ë</w:t>
      </w:r>
      <w:r w:rsidRPr="00F45960">
        <w:t>rshkruar inteligjenc</w:t>
      </w:r>
      <w:r w:rsidR="00B27B29" w:rsidRPr="00F45960">
        <w:t>ë</w:t>
      </w:r>
      <w:r w:rsidRPr="00F45960">
        <w:t>n artificiale dhe algoritmet kryesore</w:t>
      </w:r>
      <w:ins w:id="89" w:author="Lule Ahmedi" w:date="2019-11-12T21:06:00Z">
        <w:r w:rsidR="003E5AC6">
          <w:t xml:space="preserve"> te klasifikimit si perfaqesues te te mesuarit me mbikqyrje te makines</w:t>
        </w:r>
      </w:ins>
      <w:r w:rsidRPr="00F45960">
        <w:t xml:space="preserve">, </w:t>
      </w:r>
      <w:ins w:id="90" w:author="Lule Ahmedi" w:date="2019-11-12T21:09:00Z">
        <w:r w:rsidR="003E5AC6">
          <w:t xml:space="preserve">tani </w:t>
        </w:r>
      </w:ins>
      <w:r w:rsidR="003D21CE" w:rsidRPr="00F45960">
        <w:t>mund t</w:t>
      </w:r>
      <w:r w:rsidR="00B27B29" w:rsidRPr="00F45960">
        <w:t>ë</w:t>
      </w:r>
      <w:r w:rsidR="003D21CE" w:rsidRPr="00F45960">
        <w:t xml:space="preserve"> kalo</w:t>
      </w:r>
      <w:ins w:id="91" w:author="Lule Ahmedi" w:date="2019-11-12T21:06:00Z">
        <w:r w:rsidR="003E5AC6">
          <w:t>het</w:t>
        </w:r>
      </w:ins>
      <w:del w:id="92" w:author="Lule Ahmedi" w:date="2019-11-12T21:06:00Z">
        <w:r w:rsidR="003D21CE" w:rsidRPr="00F45960" w:rsidDel="003E5AC6">
          <w:delText>jn</w:delText>
        </w:r>
        <w:r w:rsidR="00B27B29" w:rsidRPr="00F45960" w:rsidDel="003E5AC6">
          <w:delText>ë</w:delText>
        </w:r>
      </w:del>
      <w:r w:rsidR="003D21CE" w:rsidRPr="00F45960">
        <w:t xml:space="preserve"> n</w:t>
      </w:r>
      <w:r w:rsidR="00B27B29" w:rsidRPr="00F45960">
        <w:t>ë</w:t>
      </w:r>
      <w:r w:rsidR="003D21CE" w:rsidRPr="00F45960">
        <w:t xml:space="preserve"> </w:t>
      </w:r>
      <w:ins w:id="93" w:author="Lule Ahmedi" w:date="2019-11-12T21:07:00Z">
        <w:r w:rsidR="003E5AC6">
          <w:t xml:space="preserve">pershkrimin e </w:t>
        </w:r>
      </w:ins>
      <w:ins w:id="94" w:author="Lule Ahmedi" w:date="2019-11-12T21:09:00Z">
        <w:r w:rsidR="003E5AC6">
          <w:t>zgjidhjes se ofruar te problemit</w:t>
        </w:r>
      </w:ins>
      <w:ins w:id="95" w:author="Lule Ahmedi" w:date="2019-11-12T21:07:00Z">
        <w:r w:rsidR="003E5AC6">
          <w:t xml:space="preserve">, </w:t>
        </w:r>
      </w:ins>
      <w:del w:id="96" w:author="Lule Ahmedi" w:date="2019-11-12T21:10:00Z">
        <w:r w:rsidR="003D21CE" w:rsidRPr="00F45960" w:rsidDel="003E5AC6">
          <w:delText>struktur</w:delText>
        </w:r>
        <w:r w:rsidR="00B27B29" w:rsidRPr="00F45960" w:rsidDel="003E5AC6">
          <w:delText>ë</w:delText>
        </w:r>
        <w:r w:rsidR="003D21CE" w:rsidRPr="00F45960" w:rsidDel="003E5AC6">
          <w:delText xml:space="preserve">n </w:delText>
        </w:r>
      </w:del>
      <w:del w:id="97" w:author="Lule Ahmedi" w:date="2019-11-12T21:07:00Z">
        <w:r w:rsidR="003D21CE" w:rsidRPr="00F45960" w:rsidDel="003E5AC6">
          <w:delText xml:space="preserve">e projektit, </w:delText>
        </w:r>
      </w:del>
      <w:del w:id="98" w:author="Lule Ahmedi" w:date="2019-11-12T21:10:00Z">
        <w:r w:rsidR="003D21CE" w:rsidRPr="00F45960" w:rsidDel="003E5AC6">
          <w:delText>q</w:delText>
        </w:r>
        <w:r w:rsidR="00B27B29" w:rsidRPr="00F45960" w:rsidDel="003E5AC6">
          <w:delText>ë</w:delText>
        </w:r>
        <w:r w:rsidR="003D21CE" w:rsidRPr="00F45960" w:rsidDel="003E5AC6">
          <w:delText xml:space="preserve">llimin </w:delText>
        </w:r>
      </w:del>
      <w:ins w:id="99" w:author="Lule Ahmedi" w:date="2019-11-12T21:10:00Z">
        <w:r w:rsidR="003E5AC6">
          <w:t xml:space="preserve"> si </w:t>
        </w:r>
      </w:ins>
      <w:r w:rsidR="003D21CE" w:rsidRPr="00F45960">
        <w:t xml:space="preserve">dhe </w:t>
      </w:r>
      <w:ins w:id="100" w:author="Lule Ahmedi" w:date="2019-11-12T21:10:00Z">
        <w:r w:rsidR="003E5AC6">
          <w:t xml:space="preserve">te </w:t>
        </w:r>
      </w:ins>
      <w:r w:rsidR="003D21CE" w:rsidRPr="00F45960">
        <w:t>rezultat</w:t>
      </w:r>
      <w:del w:id="101" w:author="Lule Ahmedi" w:date="2019-11-12T21:07:00Z">
        <w:r w:rsidR="003D21CE" w:rsidRPr="00F45960" w:rsidDel="003E5AC6">
          <w:delText>in</w:delText>
        </w:r>
      </w:del>
      <w:ins w:id="102" w:author="Lule Ahmedi" w:date="2019-11-12T21:07:00Z">
        <w:r w:rsidR="003E5AC6">
          <w:t>eve te fituara</w:t>
        </w:r>
      </w:ins>
      <w:r w:rsidR="003D21CE" w:rsidRPr="00F45960">
        <w:t>.</w:t>
      </w:r>
    </w:p>
    <w:p w14:paraId="2D83136A" w14:textId="30700E5A" w:rsidR="00D432DD" w:rsidRPr="00F45960" w:rsidRDefault="00D432DD" w:rsidP="00B441DB">
      <w:r w:rsidRPr="00F45960">
        <w:t xml:space="preserve">Po fillojmë </w:t>
      </w:r>
      <w:ins w:id="103" w:author="Lule Ahmedi" w:date="2019-11-12T21:12:00Z">
        <w:r w:rsidR="003E5AC6">
          <w:t xml:space="preserve">njehere </w:t>
        </w:r>
      </w:ins>
      <w:r w:rsidRPr="00F45960">
        <w:t xml:space="preserve">me përshkrimin e </w:t>
      </w:r>
      <w:r w:rsidR="00DF15B1" w:rsidRPr="00F45960">
        <w:t>veglave softuerike</w:t>
      </w:r>
      <w:r w:rsidRPr="00F45960">
        <w:t xml:space="preserve"> që </w:t>
      </w:r>
      <w:del w:id="104" w:author="Lule Ahmedi" w:date="2019-11-12T21:11:00Z">
        <w:r w:rsidRPr="00F45960" w:rsidDel="003E5AC6">
          <w:delText xml:space="preserve">kemi </w:delText>
        </w:r>
      </w:del>
      <w:ins w:id="105" w:author="Lule Ahmedi" w:date="2019-11-12T21:11:00Z">
        <w:r w:rsidR="003E5AC6">
          <w:t>jan</w:t>
        </w:r>
      </w:ins>
      <w:ins w:id="106" w:author="Lule Ahmedi" w:date="2019-11-12T21:12:00Z">
        <w:r w:rsidR="003E5AC6">
          <w:t>e</w:t>
        </w:r>
      </w:ins>
      <w:ins w:id="107" w:author="Lule Ahmedi" w:date="2019-11-12T21:11:00Z">
        <w:r w:rsidR="003E5AC6" w:rsidRPr="00F45960">
          <w:t xml:space="preserve"> </w:t>
        </w:r>
      </w:ins>
      <w:r w:rsidRPr="00F45960">
        <w:t>përdorur, në mënyrë që të kuptohet më vonë përdorimi i tyre varësisht rastit.</w:t>
      </w:r>
    </w:p>
    <w:p w14:paraId="6BBE4CB2" w14:textId="09099860" w:rsidR="00D432DD" w:rsidRPr="00F45960" w:rsidRDefault="00D432DD" w:rsidP="00D432DD">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00AB2104" w:rsidRPr="00F45960">
        <w:t>në të cilin është shkruar</w:t>
      </w:r>
      <w:r w:rsidRPr="00F45960">
        <w:t xml:space="preserve"> aplikacioni</w:t>
      </w:r>
      <w:r w:rsidR="006D133E">
        <w:t xml:space="preserve">, </w:t>
      </w:r>
      <w:r w:rsidRPr="00F45960">
        <w:t>është ndërtuar</w:t>
      </w:r>
      <w:r w:rsidRPr="00F45960">
        <w:rPr>
          <w:i/>
          <w:iCs/>
        </w:rPr>
        <w:t xml:space="preserve"> </w:t>
      </w:r>
      <w:r w:rsidRPr="00F45960">
        <w:t xml:space="preserve">(ang. </w:t>
      </w:r>
      <w:r w:rsidRPr="00F45960">
        <w:rPr>
          <w:i/>
          <w:iCs/>
        </w:rPr>
        <w:t xml:space="preserve">build) </w:t>
      </w:r>
      <w:r w:rsidRPr="00F45960">
        <w:t>dhe</w:t>
      </w:r>
      <w:r w:rsidR="0022072A" w:rsidRPr="00F45960">
        <w:rPr>
          <w:i/>
          <w:iCs/>
        </w:rPr>
        <w:t xml:space="preserve"> </w:t>
      </w:r>
      <w:r w:rsidR="0022072A" w:rsidRPr="00F45960">
        <w:t>provuar</w:t>
      </w:r>
      <w:r w:rsidR="0022072A" w:rsidRPr="00F45960">
        <w:rPr>
          <w:i/>
          <w:iCs/>
        </w:rPr>
        <w:t xml:space="preserve"> </w:t>
      </w:r>
      <w:r w:rsidR="0022072A" w:rsidRPr="00F45960">
        <w:t>(ang.</w:t>
      </w:r>
      <w:r w:rsidR="0022072A" w:rsidRPr="00F45960">
        <w:rPr>
          <w:i/>
          <w:iCs/>
        </w:rPr>
        <w:t xml:space="preserve"> test)</w:t>
      </w:r>
      <w:r w:rsidRPr="00F45960">
        <w:t>.</w:t>
      </w:r>
      <w:r w:rsidR="006D48A6">
        <w:t xml:space="preserve"> Kjo vegël është</w:t>
      </w:r>
      <w:r w:rsidR="006D133E">
        <w:t xml:space="preserve"> e shkruar në gjuhën programuese Java dhe është</w:t>
      </w:r>
      <w:r w:rsidR="006D48A6">
        <w:t xml:space="preserve"> zgjedhur ndër shumë tjera për arsye të organizimit të lartë, mundësive të shumta që ofron si dhe paketa</w:t>
      </w:r>
      <w:r w:rsidR="006D133E">
        <w:t>ve</w:t>
      </w:r>
      <w:r w:rsidR="006D48A6">
        <w:t xml:space="preserve"> </w:t>
      </w:r>
      <w:r w:rsidR="006D133E">
        <w:t>të</w:t>
      </w:r>
      <w:r w:rsidR="006D48A6">
        <w:t xml:space="preserve"> gatshme si për Scala ashtu edhe për Play.  </w:t>
      </w:r>
    </w:p>
    <w:p w14:paraId="15BB8126" w14:textId="77777777" w:rsidR="00D432DD" w:rsidRPr="00F45960" w:rsidRDefault="00D432DD" w:rsidP="00D432DD">
      <w:pPr>
        <w:pStyle w:val="ListParagraph"/>
      </w:pPr>
    </w:p>
    <w:p w14:paraId="68AF9C09" w14:textId="34B1E084" w:rsidR="00D432DD" w:rsidRPr="00F45960" w:rsidRDefault="00D432DD" w:rsidP="00A06A6C">
      <w:pPr>
        <w:pStyle w:val="ListParagraph"/>
        <w:numPr>
          <w:ilvl w:val="0"/>
          <w:numId w:val="20"/>
        </w:numPr>
      </w:pPr>
      <w:r w:rsidRPr="00F45960">
        <w:rPr>
          <w:i/>
          <w:iCs/>
        </w:rPr>
        <w:t xml:space="preserve">Git – </w:t>
      </w:r>
      <w:r w:rsidRPr="00F45960">
        <w:t xml:space="preserve">platforma në të cilën është </w:t>
      </w:r>
      <w:r w:rsidR="002D46E8" w:rsidRPr="00F45960">
        <w:t>koordinuar</w:t>
      </w:r>
      <w:r w:rsidRPr="00F45960">
        <w:t xml:space="preserve"> </w:t>
      </w:r>
      <w:commentRangeStart w:id="108"/>
      <w:r w:rsidRPr="00F45960">
        <w:t>puna e anëtarëve të grupit</w:t>
      </w:r>
      <w:commentRangeEnd w:id="108"/>
      <w:r w:rsidR="00736818">
        <w:rPr>
          <w:rStyle w:val="CommentReference"/>
        </w:rPr>
        <w:commentReference w:id="108"/>
      </w:r>
      <w:r w:rsidRPr="00F45960">
        <w:t>.</w:t>
      </w:r>
      <w:r w:rsidR="006D48A6">
        <w:t xml:space="preserve"> Pasi kjo platformë dominon në tregun e punës, është parë e arsyeshme që të praktikohet edhe më shumë kjo mënyrë e punës edhe pse ekipi është i vogël.</w:t>
      </w:r>
      <w:r w:rsidR="005743CE">
        <w:t xml:space="preserve"> Funksionon nëpërmjet </w:t>
      </w:r>
      <w:r w:rsidR="00E40BFA">
        <w:t xml:space="preserve">ndërfaqes komanduese (ang. </w:t>
      </w:r>
      <w:r w:rsidR="00E40BFA">
        <w:rPr>
          <w:i/>
          <w:iCs/>
        </w:rPr>
        <w:t>Command Line Interface, CLI)</w:t>
      </w:r>
      <w:r w:rsidR="00E40BFA">
        <w:t>.</w:t>
      </w:r>
    </w:p>
    <w:p w14:paraId="459E6BED" w14:textId="77777777" w:rsidR="00A06A6C" w:rsidRPr="00F45960" w:rsidRDefault="00A06A6C" w:rsidP="00A06A6C">
      <w:pPr>
        <w:pStyle w:val="ListParagraph"/>
      </w:pPr>
    </w:p>
    <w:p w14:paraId="30F7213D" w14:textId="545D3B78" w:rsidR="00A06A6C" w:rsidRPr="00F45960" w:rsidRDefault="00A06A6C" w:rsidP="00A06A6C">
      <w:pPr>
        <w:pStyle w:val="ListParagraph"/>
        <w:numPr>
          <w:ilvl w:val="0"/>
          <w:numId w:val="20"/>
        </w:numPr>
      </w:pPr>
      <w:r w:rsidRPr="00F45960">
        <w:rPr>
          <w:i/>
          <w:iCs/>
        </w:rPr>
        <w:t>Github</w:t>
      </w:r>
      <w:r w:rsidRPr="00F45960">
        <w:t xml:space="preserve"> – platforma n</w:t>
      </w:r>
      <w:r w:rsidR="005B171E" w:rsidRPr="00F45960">
        <w:t>ë</w:t>
      </w:r>
      <w:r w:rsidRPr="00F45960">
        <w:t xml:space="preserve"> t</w:t>
      </w:r>
      <w:r w:rsidR="005B171E" w:rsidRPr="00F45960">
        <w:t>ë</w:t>
      </w:r>
      <w:r w:rsidRPr="00F45960">
        <w:t xml:space="preserve"> cil</w:t>
      </w:r>
      <w:r w:rsidR="005B171E" w:rsidRPr="00F45960">
        <w:t>ë</w:t>
      </w:r>
      <w:r w:rsidRPr="00F45960">
        <w:t>n gjendet puna, bashk</w:t>
      </w:r>
      <w:r w:rsidR="005B171E" w:rsidRPr="00F45960">
        <w:t>ë</w:t>
      </w:r>
      <w:r w:rsidRPr="00F45960">
        <w:t>punimi dhe ecuria e pun</w:t>
      </w:r>
      <w:r w:rsidR="005B171E" w:rsidRPr="00F45960">
        <w:t>ë</w:t>
      </w:r>
      <w:r w:rsidRPr="00F45960">
        <w:t>s s</w:t>
      </w:r>
      <w:r w:rsidR="005B171E" w:rsidRPr="00F45960">
        <w:t>ë</w:t>
      </w:r>
      <w:r w:rsidRPr="00F45960">
        <w:t xml:space="preserve"> projektit. </w:t>
      </w:r>
      <w:r w:rsidR="006D48A6">
        <w:t xml:space="preserve">Punojnë së bashku me platformën </w:t>
      </w:r>
      <w:r w:rsidR="006D48A6">
        <w:rPr>
          <w:i/>
          <w:iCs/>
        </w:rPr>
        <w:t>Git</w:t>
      </w:r>
      <w:r w:rsidR="006D48A6">
        <w:t>.</w:t>
      </w:r>
      <w:r w:rsidR="00E40BFA">
        <w:t xml:space="preserve"> Përveç të cekurave, </w:t>
      </w:r>
      <w:r w:rsidR="00E40BFA">
        <w:rPr>
          <w:i/>
          <w:iCs/>
        </w:rPr>
        <w:t xml:space="preserve">Github </w:t>
      </w:r>
      <w:r w:rsidR="00E40BFA">
        <w:t xml:space="preserve">mbledh të gjitha projektet publike të shkruara në të dhe ia ofron përdoruesit në mënyrë që ato të kenë qasje edhe në kode burimore edhe në aplikacione që ndërtohen si ndihmesa, siç është edhe vegla e përdorur më poshtë </w:t>
      </w:r>
      <w:r w:rsidR="00E40BFA">
        <w:rPr>
          <w:i/>
          <w:iCs/>
        </w:rPr>
        <w:t>Ngrok.</w:t>
      </w:r>
    </w:p>
    <w:p w14:paraId="3791BE4A" w14:textId="77777777" w:rsidR="00A06A6C" w:rsidRPr="00F45960" w:rsidRDefault="00A06A6C" w:rsidP="00A06A6C">
      <w:pPr>
        <w:pStyle w:val="ListParagraph"/>
      </w:pPr>
    </w:p>
    <w:p w14:paraId="01CEC4D0" w14:textId="77777777" w:rsidR="006D48A6" w:rsidRPr="006D48A6" w:rsidRDefault="00D432DD" w:rsidP="00D432DD">
      <w:pPr>
        <w:pStyle w:val="ListParagraph"/>
        <w:numPr>
          <w:ilvl w:val="0"/>
          <w:numId w:val="20"/>
        </w:numPr>
      </w:pPr>
      <w:r w:rsidRPr="00F45960">
        <w:rPr>
          <w:i/>
          <w:iCs/>
        </w:rPr>
        <w:t>Postman –</w:t>
      </w:r>
      <w:r w:rsidRPr="00F45960">
        <w:t xml:space="preserve"> vegla nëpërmjet së cilës janë kryer HTTP</w:t>
      </w:r>
      <w:r w:rsidRPr="00F45960">
        <w:rPr>
          <w:i/>
          <w:iCs/>
        </w:rPr>
        <w:t xml:space="preserve"> </w:t>
      </w:r>
      <w:r w:rsidRPr="00F45960">
        <w:t>kërkesat</w:t>
      </w:r>
      <w:r w:rsidRPr="00F45960">
        <w:rPr>
          <w:i/>
          <w:iCs/>
        </w:rPr>
        <w:t xml:space="preserve"> </w:t>
      </w:r>
      <w:r w:rsidRPr="00F45960">
        <w:t>(ang.</w:t>
      </w:r>
      <w:r w:rsidRPr="00F45960">
        <w:rPr>
          <w:i/>
          <w:iCs/>
        </w:rPr>
        <w:t xml:space="preserve"> requests) </w:t>
      </w:r>
      <w:r w:rsidRPr="00F45960">
        <w:t xml:space="preserve">si </w:t>
      </w:r>
      <w:r w:rsidRPr="00F45960">
        <w:rPr>
          <w:i/>
          <w:iCs/>
        </w:rPr>
        <w:t>G</w:t>
      </w:r>
      <w:r w:rsidR="00E858E1" w:rsidRPr="00F45960">
        <w:rPr>
          <w:i/>
          <w:iCs/>
        </w:rPr>
        <w:t>ET</w:t>
      </w:r>
      <w:r w:rsidRPr="00F45960">
        <w:rPr>
          <w:i/>
          <w:iCs/>
        </w:rPr>
        <w:t xml:space="preserve"> </w:t>
      </w:r>
      <w:r w:rsidRPr="00F45960">
        <w:t xml:space="preserve">dhe </w:t>
      </w:r>
      <w:r w:rsidRPr="00F45960">
        <w:rPr>
          <w:i/>
          <w:iCs/>
        </w:rPr>
        <w:t>P</w:t>
      </w:r>
      <w:r w:rsidR="00E858E1" w:rsidRPr="00F45960">
        <w:rPr>
          <w:i/>
          <w:iCs/>
        </w:rPr>
        <w:t>OST</w:t>
      </w:r>
      <w:r w:rsidRPr="00F45960">
        <w:rPr>
          <w:i/>
          <w:iCs/>
        </w:rPr>
        <w:t xml:space="preserve"> </w:t>
      </w:r>
      <w:r w:rsidRPr="00F45960">
        <w:t xml:space="preserve">me atributet përkatëse. Falë kësaj vegle, ne kemi mundur të stimulojmë kërkesat </w:t>
      </w:r>
      <w:r w:rsidR="006D48A6">
        <w:t>në</w:t>
      </w:r>
      <w:r w:rsidR="006D48A6" w:rsidRPr="00F45960">
        <w:t xml:space="preserve"> </w:t>
      </w:r>
      <w:r w:rsidR="006D48A6">
        <w:t xml:space="preserve"> mënyrë</w:t>
      </w:r>
      <w:r w:rsidR="006D48A6" w:rsidRPr="00F45960">
        <w:t xml:space="preserve"> </w:t>
      </w:r>
      <w:r w:rsidR="006D48A6">
        <w:t xml:space="preserve"> lokale, e më pas është ndërruar në veglën </w:t>
      </w:r>
      <w:r w:rsidR="006D48A6">
        <w:rPr>
          <w:i/>
          <w:iCs/>
        </w:rPr>
        <w:t>Ngrok</w:t>
      </w:r>
    </w:p>
    <w:p w14:paraId="74611A87" w14:textId="77777777" w:rsidR="006D48A6" w:rsidRDefault="006D48A6" w:rsidP="006D48A6">
      <w:pPr>
        <w:pStyle w:val="ListParagraph"/>
      </w:pPr>
    </w:p>
    <w:p w14:paraId="526D6D3E" w14:textId="728FEB97" w:rsidR="00D432DD" w:rsidRPr="00B96859" w:rsidRDefault="006D48A6" w:rsidP="00B96859">
      <w:pPr>
        <w:pStyle w:val="ListParagraph"/>
        <w:numPr>
          <w:ilvl w:val="0"/>
          <w:numId w:val="20"/>
        </w:numPr>
      </w:pPr>
      <w:r w:rsidRPr="00B96859">
        <w:rPr>
          <w:i/>
          <w:iCs/>
        </w:rPr>
        <w:t xml:space="preserve">Ngrok </w:t>
      </w:r>
      <w:r>
        <w:t xml:space="preserve">– vegla nëpërmjet së cilës janë publikuar qasjet e mundshme të pikave fundore. Kjo është nevojitur për arsye se nuk ka pasur nevojë që të kopjohet projekti </w:t>
      </w:r>
      <w:r w:rsidR="00B96859">
        <w:t>në çdo ambient punues</w:t>
      </w:r>
      <w:r>
        <w:t xml:space="preserve"> por shërbimet në të cilat projekti po ekzekutohet lokalisht ekspozohen në një URI publike nëpërmjet së cilës është realizuar pjesa e dytë e projektit</w:t>
      </w:r>
      <w:r w:rsidR="00B96859">
        <w:t xml:space="preserve">. Për </w:t>
      </w:r>
      <w:r w:rsidR="00B96859" w:rsidRPr="00B96859">
        <w:t xml:space="preserve">shembull, pika fundore, qasja e së cilës realizohet nëpërmjet lidhjes </w:t>
      </w:r>
      <w:r w:rsidR="00B96859" w:rsidRPr="00B96859">
        <w:rPr>
          <w:color w:val="2E74B5" w:themeColor="accent5" w:themeShade="BF"/>
        </w:rPr>
        <w:t xml:space="preserve">localhost:9000/getColumns?kind=steam </w:t>
      </w:r>
      <w:r w:rsidR="00B96859" w:rsidRPr="00B96859">
        <w:t xml:space="preserve">ekspozohet në lidhjen </w:t>
      </w:r>
      <w:hyperlink r:id="rId17" w:history="1">
        <w:r w:rsidR="00B96859" w:rsidRPr="00B96859">
          <w:rPr>
            <w:color w:val="2E74B5" w:themeColor="accent5" w:themeShade="BF"/>
          </w:rPr>
          <w:t>http://338ab558.ngrok.io/getColumns?kind=steam</w:t>
        </w:r>
      </w:hyperlink>
      <w:r w:rsidR="00B96859">
        <w:rPr>
          <w:i/>
          <w:iCs/>
          <w:color w:val="2E74B5" w:themeColor="accent5" w:themeShade="BF"/>
        </w:rPr>
        <w:t xml:space="preserve"> </w:t>
      </w:r>
      <w:r w:rsidR="00B96859">
        <w:t xml:space="preserve">dhe kjo lidhje mund të thërritet nga çfarë do burimi. </w:t>
      </w:r>
    </w:p>
    <w:p w14:paraId="6358254F" w14:textId="77777777" w:rsidR="00D432DD" w:rsidRPr="00F45960" w:rsidRDefault="00D432DD" w:rsidP="00D432DD">
      <w:pPr>
        <w:pStyle w:val="ListParagraph"/>
      </w:pPr>
    </w:p>
    <w:p w14:paraId="3723D009" w14:textId="2D3965B2" w:rsidR="00D432DD" w:rsidRDefault="00D432DD" w:rsidP="00D432DD">
      <w:pPr>
        <w:pStyle w:val="ListParagraph"/>
        <w:numPr>
          <w:ilvl w:val="0"/>
          <w:numId w:val="20"/>
        </w:numPr>
      </w:pPr>
      <w:r w:rsidRPr="00F45960">
        <w:rPr>
          <w:i/>
          <w:iCs/>
        </w:rPr>
        <w:t xml:space="preserve">Sublime Text – </w:t>
      </w:r>
      <w:r w:rsidRPr="00F45960">
        <w:t xml:space="preserve">vegla me anë të së cilës janë shqyrtuar të dhënat me përmbajtje të madhe të strukturës Json, nga edhe është bërë </w:t>
      </w:r>
      <w:r w:rsidR="00E04720" w:rsidRPr="00F45960">
        <w:t>përzgjedhja</w:t>
      </w:r>
      <w:r w:rsidRPr="00F45960">
        <w:t xml:space="preserve"> e kolonave për klasifikim.</w:t>
      </w:r>
      <w:r w:rsidR="00B96859">
        <w:t xml:space="preserve"> Po ashtu, vegël e dobishme për kontrollin e vlefshmërisë së strukturës Json (nëpërmjet tasteve CTRL + ALT + J).</w:t>
      </w:r>
    </w:p>
    <w:p w14:paraId="117A3320" w14:textId="77777777" w:rsidR="00B96859" w:rsidRDefault="00B96859" w:rsidP="00B96859">
      <w:pPr>
        <w:pStyle w:val="ListParagraph"/>
      </w:pPr>
    </w:p>
    <w:p w14:paraId="3BB747F2" w14:textId="742564E4" w:rsidR="00B96859" w:rsidRPr="00F45960" w:rsidRDefault="00B96859" w:rsidP="00B96859">
      <w:pPr>
        <w:pStyle w:val="ListParagraph"/>
        <w:numPr>
          <w:ilvl w:val="0"/>
          <w:numId w:val="20"/>
        </w:numPr>
      </w:pPr>
      <w:r>
        <w:lastRenderedPageBreak/>
        <w:t xml:space="preserve">Excel – po ashtu vegël për të shikuar të dhënat e formatit </w:t>
      </w:r>
      <w:r>
        <w:rPr>
          <w:i/>
          <w:iCs/>
        </w:rPr>
        <w:t xml:space="preserve">CSV, </w:t>
      </w:r>
      <w:r>
        <w:t>në të cilin mund të aplikohen filtrime dhe kontrolle të ndryshme.</w:t>
      </w:r>
    </w:p>
    <w:p w14:paraId="1984CAC6" w14:textId="067271FB" w:rsidR="00B441DB" w:rsidRDefault="00761239" w:rsidP="00B441DB">
      <w:pPr>
        <w:rPr>
          <w:ins w:id="109" w:author="Lule Ahmedi" w:date="2019-11-10T22:42:00Z"/>
        </w:rPr>
      </w:pPr>
      <w:commentRangeStart w:id="110"/>
      <w:r w:rsidRPr="00F45960">
        <w:t>IntelliDota</w:t>
      </w:r>
      <w:r w:rsidR="003D21CE" w:rsidRPr="00F45960">
        <w:t xml:space="preserve"> </w:t>
      </w:r>
      <w:commentRangeEnd w:id="110"/>
      <w:r w:rsidR="00736818">
        <w:rPr>
          <w:rStyle w:val="CommentReference"/>
        </w:rPr>
        <w:commentReference w:id="110"/>
      </w:r>
      <w:r w:rsidR="00B27B29" w:rsidRPr="00F45960">
        <w:t>ë</w:t>
      </w:r>
      <w:r w:rsidR="00856FA4" w:rsidRPr="00F45960">
        <w:t>sht</w:t>
      </w:r>
      <w:r w:rsidR="00B27B29" w:rsidRPr="00F45960">
        <w:t>ë</w:t>
      </w:r>
      <w:r w:rsidR="00856FA4" w:rsidRPr="00F45960">
        <w:t xml:space="preserve"> nj</w:t>
      </w:r>
      <w:r w:rsidR="00B27B29" w:rsidRPr="00F45960">
        <w:t>ë</w:t>
      </w:r>
      <w:r w:rsidR="00856FA4" w:rsidRPr="00F45960">
        <w:t xml:space="preserve"> aplikacion i nd</w:t>
      </w:r>
      <w:r w:rsidR="00B27B29" w:rsidRPr="00F45960">
        <w:t>ë</w:t>
      </w:r>
      <w:r w:rsidR="00856FA4" w:rsidRPr="00F45960">
        <w:t>rtuar n</w:t>
      </w:r>
      <w:r w:rsidR="00B27B29" w:rsidRPr="00F45960">
        <w:t>ë</w:t>
      </w:r>
      <w:r w:rsidR="00856FA4" w:rsidRPr="00F45960">
        <w:t xml:space="preserve"> Scala dhe Flutter q</w:t>
      </w:r>
      <w:r w:rsidR="00B27B29" w:rsidRPr="00F45960">
        <w:t>ë</w:t>
      </w:r>
      <w:r w:rsidR="00856FA4" w:rsidRPr="00F45960">
        <w:t xml:space="preserve"> tenton t</w:t>
      </w:r>
      <w:r w:rsidR="00B27B29" w:rsidRPr="00F45960">
        <w:t>ë</w:t>
      </w:r>
      <w:r w:rsidR="00856FA4" w:rsidRPr="00F45960">
        <w:t xml:space="preserve"> </w:t>
      </w:r>
      <w:r w:rsidR="00856FA4" w:rsidRPr="00F45960">
        <w:rPr>
          <w:i/>
          <w:iCs/>
        </w:rPr>
        <w:t>kllasteroj</w:t>
      </w:r>
      <w:r w:rsidR="000A47A9" w:rsidRPr="00F45960">
        <w:rPr>
          <w:i/>
          <w:iCs/>
        </w:rPr>
        <w:t xml:space="preserve"> </w:t>
      </w:r>
      <w:r w:rsidR="000A47A9" w:rsidRPr="00F45960">
        <w:t>(ang.</w:t>
      </w:r>
      <w:r w:rsidR="000A47A9" w:rsidRPr="00F45960">
        <w:rPr>
          <w:i/>
          <w:iCs/>
        </w:rPr>
        <w:t xml:space="preserve"> </w:t>
      </w:r>
      <w:r w:rsidR="00D7595E" w:rsidRPr="00F45960">
        <w:rPr>
          <w:i/>
          <w:iCs/>
        </w:rPr>
        <w:t>cluster</w:t>
      </w:r>
      <w:r w:rsidR="000A47A9" w:rsidRPr="00F45960">
        <w:rPr>
          <w:i/>
          <w:iCs/>
        </w:rPr>
        <w:t>)</w:t>
      </w:r>
      <w:r w:rsidR="00856FA4" w:rsidRPr="00F45960">
        <w:t xml:space="preserve"> dhe </w:t>
      </w:r>
      <w:r w:rsidR="00856FA4" w:rsidRPr="00F45960">
        <w:rPr>
          <w:i/>
          <w:iCs/>
        </w:rPr>
        <w:t xml:space="preserve">klasifikoj </w:t>
      </w:r>
      <w:r w:rsidR="000A47A9" w:rsidRPr="00F45960">
        <w:t>(ang.</w:t>
      </w:r>
      <w:r w:rsidR="000A47A9" w:rsidRPr="00F45960">
        <w:rPr>
          <w:i/>
          <w:iCs/>
        </w:rPr>
        <w:t xml:space="preserve"> cluster)</w:t>
      </w:r>
      <w:r w:rsidR="000A47A9" w:rsidRPr="00F45960">
        <w:t xml:space="preserve"> </w:t>
      </w:r>
      <w:r w:rsidR="00856FA4" w:rsidRPr="00F45960">
        <w:t>rezultatin e nj</w:t>
      </w:r>
      <w:r w:rsidR="00B27B29" w:rsidRPr="00F45960">
        <w:t>ë</w:t>
      </w:r>
      <w:r w:rsidR="00856FA4" w:rsidRPr="00F45960">
        <w:t xml:space="preserve"> video-loje q</w:t>
      </w:r>
      <w:r w:rsidR="00B27B29" w:rsidRPr="00F45960">
        <w:t>ë</w:t>
      </w:r>
      <w:r w:rsidR="00856FA4" w:rsidRPr="00F45960">
        <w:t xml:space="preserve"> n</w:t>
      </w:r>
      <w:r w:rsidR="00B27B29" w:rsidRPr="00F45960">
        <w:t>ë</w:t>
      </w:r>
      <w:r w:rsidR="00856FA4" w:rsidRPr="00F45960">
        <w:t xml:space="preserve"> rastin ton</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w:t>
      </w:r>
      <w:r w:rsidR="000A47A9" w:rsidRPr="00F45960">
        <w:t xml:space="preserve">video-loja </w:t>
      </w:r>
      <w:r w:rsidR="00856FA4" w:rsidRPr="00F45960">
        <w:rPr>
          <w:i/>
          <w:iCs/>
        </w:rPr>
        <w:t>Dota 2</w:t>
      </w:r>
      <w:r w:rsidR="00856FA4" w:rsidRPr="00F45960">
        <w:t>. P</w:t>
      </w:r>
      <w:r w:rsidR="00B27B29" w:rsidRPr="00F45960">
        <w:t>ë</w:t>
      </w:r>
      <w:r w:rsidR="00856FA4" w:rsidRPr="00F45960">
        <w:t>rpara se t</w:t>
      </w:r>
      <w:r w:rsidR="00B27B29" w:rsidRPr="00F45960">
        <w:t>ë</w:t>
      </w:r>
      <w:r w:rsidR="00856FA4" w:rsidRPr="00F45960">
        <w:t xml:space="preserve"> vazhdojm</w:t>
      </w:r>
      <w:r w:rsidR="00B27B29" w:rsidRPr="00F45960">
        <w:t>ë</w:t>
      </w:r>
      <w:r w:rsidR="00856FA4" w:rsidRPr="00F45960">
        <w:t xml:space="preserve"> m</w:t>
      </w:r>
      <w:r w:rsidR="00B27B29" w:rsidRPr="00F45960">
        <w:t>ë</w:t>
      </w:r>
      <w:r w:rsidR="00856FA4" w:rsidRPr="00F45960">
        <w:t xml:space="preserve"> tutje me aplikacionin, do t</w:t>
      </w:r>
      <w:r w:rsidR="00B27B29" w:rsidRPr="00F45960">
        <w:t>ë</w:t>
      </w:r>
      <w:r w:rsidR="00856FA4" w:rsidRPr="00F45960">
        <w:t xml:space="preserve"> b</w:t>
      </w:r>
      <w:r w:rsidR="00B27B29" w:rsidRPr="00F45960">
        <w:t>ë</w:t>
      </w:r>
      <w:r w:rsidR="00856FA4" w:rsidRPr="00F45960">
        <w:t>jm</w:t>
      </w:r>
      <w:r w:rsidR="00B27B29" w:rsidRPr="00F45960">
        <w:t>ë</w:t>
      </w:r>
      <w:r w:rsidR="00856FA4" w:rsidRPr="00F45960">
        <w:t xml:space="preserve"> nj</w:t>
      </w:r>
      <w:r w:rsidR="00B27B29" w:rsidRPr="00F45960">
        <w:t>ë</w:t>
      </w:r>
      <w:r w:rsidR="00856FA4" w:rsidRPr="00F45960">
        <w:t xml:space="preserve"> p</w:t>
      </w:r>
      <w:r w:rsidR="00B27B29" w:rsidRPr="00F45960">
        <w:t>ë</w:t>
      </w:r>
      <w:r w:rsidR="00856FA4" w:rsidRPr="00F45960">
        <w:t>rshkrim t</w:t>
      </w:r>
      <w:r w:rsidR="00B27B29" w:rsidRPr="00F45960">
        <w:t>ë</w:t>
      </w:r>
      <w:r w:rsidR="00856FA4" w:rsidRPr="00F45960">
        <w:t xml:space="preserve"> shkurt</w:t>
      </w:r>
      <w:r w:rsidR="00B27B29" w:rsidRPr="00F45960">
        <w:t>ë</w:t>
      </w:r>
      <w:r w:rsidR="00856FA4" w:rsidRPr="00F45960">
        <w:t>r se çfar</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kjo video-loj</w:t>
      </w:r>
      <w:r w:rsidR="00B27B29" w:rsidRPr="00F45960">
        <w:t>ë</w:t>
      </w:r>
      <w:r w:rsidR="00856FA4" w:rsidRPr="00F45960">
        <w:t xml:space="preserve"> dhe çfar</w:t>
      </w:r>
      <w:r w:rsidR="00B27B29" w:rsidRPr="00F45960">
        <w:t>ë</w:t>
      </w:r>
      <w:r w:rsidR="00856FA4" w:rsidRPr="00F45960">
        <w:t xml:space="preserve"> duam t</w:t>
      </w:r>
      <w:r w:rsidR="00B27B29" w:rsidRPr="00F45960">
        <w:t>ë</w:t>
      </w:r>
      <w:r w:rsidR="00856FA4" w:rsidRPr="00F45960">
        <w:t xml:space="preserve"> predikojm</w:t>
      </w:r>
      <w:r w:rsidR="00B27B29" w:rsidRPr="00F45960">
        <w:t>ë</w:t>
      </w:r>
      <w:r w:rsidR="00856FA4" w:rsidRPr="00F45960">
        <w:t xml:space="preserve"> ne.</w:t>
      </w:r>
    </w:p>
    <w:p w14:paraId="6048D26E" w14:textId="5ED0B1B7" w:rsidR="00736818" w:rsidRPr="00F45960" w:rsidRDefault="00736818" w:rsidP="00B441DB">
      <w:ins w:id="111" w:author="Lule Ahmedi" w:date="2019-11-10T22:42:00Z">
        <w:r>
          <w:t xml:space="preserve">Fillo me nje emer seksioni apo nenseksioni te ri dicka si </w:t>
        </w:r>
      </w:ins>
      <w:ins w:id="112" w:author="Lule Ahmedi" w:date="2019-11-10T22:43:00Z">
        <w:r>
          <w:t xml:space="preserve">“Loja kompjuterike </w:t>
        </w:r>
        <w:r w:rsidRPr="00736818">
          <w:rPr>
            <w:i/>
            <w:rPrChange w:id="113" w:author="Lule Ahmedi" w:date="2019-11-10T22:43:00Z">
              <w:rPr/>
            </w:rPrChange>
          </w:rPr>
          <w:t>Dota 2</w:t>
        </w:r>
        <w:r>
          <w:t>”</w:t>
        </w:r>
      </w:ins>
    </w:p>
    <w:p w14:paraId="23F58A66" w14:textId="65C3E3C0" w:rsidR="00B27B29" w:rsidRPr="00F45960" w:rsidRDefault="00856FA4" w:rsidP="00B441DB">
      <w:r w:rsidRPr="00F45960">
        <w:rPr>
          <w:i/>
          <w:iCs/>
        </w:rPr>
        <w:t>Dota 2</w:t>
      </w:r>
      <w:r w:rsidRPr="00F45960">
        <w:t xml:space="preserve"> q</w:t>
      </w:r>
      <w:r w:rsidR="00B27B29" w:rsidRPr="00F45960">
        <w:t>ë</w:t>
      </w:r>
      <w:r w:rsidRPr="00F45960">
        <w:t>ndron p</w:t>
      </w:r>
      <w:r w:rsidR="00B27B29" w:rsidRPr="00F45960">
        <w:t>ë</w:t>
      </w:r>
      <w:r w:rsidRPr="00F45960">
        <w:t xml:space="preserve">r </w:t>
      </w:r>
      <w:r w:rsidR="000A47A9" w:rsidRPr="00F45960">
        <w:t>Mbrojtj</w:t>
      </w:r>
      <w:r w:rsidR="00D7595E" w:rsidRPr="00F45960">
        <w:t>en</w:t>
      </w:r>
      <w:r w:rsidR="000A47A9" w:rsidRPr="00F45960">
        <w:t xml:space="preserve"> e Kullave (ang.</w:t>
      </w:r>
      <w:r w:rsidR="000A47A9" w:rsidRPr="00F45960">
        <w:rPr>
          <w:i/>
          <w:iCs/>
        </w:rPr>
        <w:t xml:space="preserve"> </w:t>
      </w:r>
      <w:r w:rsidRPr="00F45960">
        <w:rPr>
          <w:i/>
          <w:iCs/>
        </w:rPr>
        <w:t>Defense of the Ancients</w:t>
      </w:r>
      <w:r w:rsidR="000A47A9" w:rsidRPr="00F45960">
        <w:rPr>
          <w:i/>
          <w:iCs/>
        </w:rPr>
        <w:t>)</w:t>
      </w:r>
      <w:r w:rsidRPr="00F45960">
        <w:t>, pra dy ekipe prej pes</w:t>
      </w:r>
      <w:r w:rsidR="00B27B29" w:rsidRPr="00F45960">
        <w:t>ë</w:t>
      </w:r>
      <w:r w:rsidRPr="00F45960">
        <w:t xml:space="preserve"> lojtar</w:t>
      </w:r>
      <w:r w:rsidR="00B27B29" w:rsidRPr="00F45960">
        <w:t>ë</w:t>
      </w:r>
      <w:r w:rsidRPr="00F45960">
        <w:t>sh tentojn</w:t>
      </w:r>
      <w:r w:rsidR="00B27B29" w:rsidRPr="00F45960">
        <w:t>ë</w:t>
      </w:r>
      <w:r w:rsidRPr="00F45960">
        <w:t xml:space="preserve"> t</w:t>
      </w:r>
      <w:r w:rsidR="00B27B29" w:rsidRPr="00F45960">
        <w:t>ë</w:t>
      </w:r>
      <w:r w:rsidRPr="00F45960">
        <w:t xml:space="preserve"> shkat</w:t>
      </w:r>
      <w:r w:rsidR="00B27B29" w:rsidRPr="00F45960">
        <w:t>ë</w:t>
      </w:r>
      <w:r w:rsidRPr="00F45960">
        <w:t>rrojn</w:t>
      </w:r>
      <w:r w:rsidR="00B27B29" w:rsidRPr="00F45960">
        <w:t>ë</w:t>
      </w:r>
      <w:r w:rsidRPr="00F45960">
        <w:t xml:space="preserve"> baz</w:t>
      </w:r>
      <w:r w:rsidR="00B27B29" w:rsidRPr="00F45960">
        <w:t>ë</w:t>
      </w:r>
      <w:r w:rsidRPr="00F45960">
        <w:t>n kryesore t</w:t>
      </w:r>
      <w:r w:rsidR="00B27B29" w:rsidRPr="00F45960">
        <w:t>ë</w:t>
      </w:r>
      <w:r w:rsidRPr="00F45960">
        <w:t xml:space="preserve"> armikut. Nj</w:t>
      </w:r>
      <w:r w:rsidR="00B27B29" w:rsidRPr="00F45960">
        <w:t>ë</w:t>
      </w:r>
      <w:r w:rsidRPr="00F45960">
        <w:t xml:space="preserve"> ekip, q</w:t>
      </w:r>
      <w:r w:rsidR="00B27B29" w:rsidRPr="00F45960">
        <w:t>ë</w:t>
      </w:r>
      <w:r w:rsidRPr="00F45960">
        <w:t xml:space="preserve"> p</w:t>
      </w:r>
      <w:r w:rsidR="00B27B29" w:rsidRPr="00F45960">
        <w:t>ë</w:t>
      </w:r>
      <w:r w:rsidRPr="00F45960">
        <w:t>rb</w:t>
      </w:r>
      <w:r w:rsidR="00B27B29" w:rsidRPr="00F45960">
        <w:t>ë</w:t>
      </w:r>
      <w:r w:rsidRPr="00F45960">
        <w:t>het prej pes</w:t>
      </w:r>
      <w:r w:rsidR="00B27B29" w:rsidRPr="00F45960">
        <w:t>ë</w:t>
      </w:r>
      <w:r w:rsidRPr="00F45960">
        <w:t xml:space="preserve"> lojtar</w:t>
      </w:r>
      <w:r w:rsidR="00B27B29" w:rsidRPr="00F45960">
        <w:t>ë</w:t>
      </w:r>
      <w:r w:rsidRPr="00F45960">
        <w:t>ve, posedon nj</w:t>
      </w:r>
      <w:r w:rsidR="00B27B29" w:rsidRPr="00F45960">
        <w:t>ë</w:t>
      </w:r>
      <w:r w:rsidRPr="00F45960">
        <w:t xml:space="preserve"> ndarje t</w:t>
      </w:r>
      <w:r w:rsidR="00B27B29" w:rsidRPr="00F45960">
        <w:t>ë</w:t>
      </w:r>
      <w:r w:rsidRPr="00F45960">
        <w:t xml:space="preserve"> nj</w:t>
      </w:r>
      <w:r w:rsidR="00B27B29" w:rsidRPr="00F45960">
        <w:t>ë</w:t>
      </w:r>
      <w:r w:rsidRPr="00F45960">
        <w:t xml:space="preserve"> niveli m</w:t>
      </w:r>
      <w:r w:rsidR="00B27B29" w:rsidRPr="00F45960">
        <w:t>ë</w:t>
      </w:r>
      <w:r w:rsidRPr="00F45960">
        <w:t xml:space="preserve"> t</w:t>
      </w:r>
      <w:r w:rsidR="00B27B29" w:rsidRPr="00F45960">
        <w:t>ë</w:t>
      </w:r>
      <w:r w:rsidRPr="00F45960">
        <w:t xml:space="preserve"> lart</w:t>
      </w:r>
      <w:r w:rsidR="00B27B29" w:rsidRPr="00F45960">
        <w:t>ë</w:t>
      </w:r>
      <w:r w:rsidRPr="00F45960">
        <w:t xml:space="preserve">, pra </w:t>
      </w:r>
      <w:r w:rsidR="000A47A9" w:rsidRPr="00F45960">
        <w:t>mbajt</w:t>
      </w:r>
      <w:r w:rsidR="0004185D" w:rsidRPr="00F45960">
        <w:t>ë</w:t>
      </w:r>
      <w:r w:rsidR="000A47A9" w:rsidRPr="00F45960">
        <w:t>sit (ang.</w:t>
      </w:r>
      <w:r w:rsidR="000A47A9" w:rsidRPr="00F45960">
        <w:rPr>
          <w:i/>
          <w:iCs/>
        </w:rPr>
        <w:t xml:space="preserve"> </w:t>
      </w:r>
      <w:r w:rsidRPr="00F45960">
        <w:rPr>
          <w:i/>
          <w:iCs/>
        </w:rPr>
        <w:t>carr</w:t>
      </w:r>
      <w:r w:rsidR="000A47A9" w:rsidRPr="00F45960">
        <w:rPr>
          <w:i/>
          <w:iCs/>
        </w:rPr>
        <w:t>ies)</w:t>
      </w:r>
      <w:r w:rsidRPr="00F45960">
        <w:t xml:space="preserve"> dhe </w:t>
      </w:r>
      <w:r w:rsidR="000A47A9" w:rsidRPr="00F45960">
        <w:t>mb</w:t>
      </w:r>
      <w:r w:rsidR="0004185D" w:rsidRPr="00F45960">
        <w:t>ë</w:t>
      </w:r>
      <w:r w:rsidR="000A47A9" w:rsidRPr="00F45960">
        <w:t>shtet</w:t>
      </w:r>
      <w:r w:rsidR="0004185D" w:rsidRPr="00F45960">
        <w:t>ë</w:t>
      </w:r>
      <w:r w:rsidR="000A47A9" w:rsidRPr="00F45960">
        <w:t>sit (ang.</w:t>
      </w:r>
      <w:r w:rsidR="000A47A9" w:rsidRPr="00F45960">
        <w:rPr>
          <w:i/>
          <w:iCs/>
        </w:rPr>
        <w:t xml:space="preserve"> </w:t>
      </w:r>
      <w:r w:rsidRPr="00F45960">
        <w:rPr>
          <w:i/>
          <w:iCs/>
        </w:rPr>
        <w:t>support</w:t>
      </w:r>
      <w:r w:rsidR="000A47A9" w:rsidRPr="00F45960">
        <w:rPr>
          <w:i/>
          <w:iCs/>
        </w:rPr>
        <w:t>s)</w:t>
      </w:r>
      <w:r w:rsidRPr="00F45960">
        <w:rPr>
          <w:i/>
          <w:iCs/>
        </w:rPr>
        <w:t xml:space="preserve">. </w:t>
      </w:r>
      <w:r w:rsidRPr="00F45960">
        <w:t>N</w:t>
      </w:r>
      <w:r w:rsidR="00B27B29" w:rsidRPr="00F45960">
        <w:t>ë</w:t>
      </w:r>
      <w:r w:rsidRPr="00F45960">
        <w:t xml:space="preserve"> esenc</w:t>
      </w:r>
      <w:r w:rsidR="00B27B29" w:rsidRPr="00F45960">
        <w:t>ë</w:t>
      </w:r>
      <w:r w:rsidRPr="00F45960">
        <w:t xml:space="preserve">, çdo </w:t>
      </w:r>
      <w:r w:rsidRPr="00F45960">
        <w:rPr>
          <w:i/>
          <w:iCs/>
        </w:rPr>
        <w:t xml:space="preserve">support </w:t>
      </w:r>
      <w:r w:rsidRPr="00F45960">
        <w:t>mb</w:t>
      </w:r>
      <w:r w:rsidR="00B27B29" w:rsidRPr="00F45960">
        <w:t>ë</w:t>
      </w:r>
      <w:r w:rsidRPr="00F45960">
        <w:t>shtet nj</w:t>
      </w:r>
      <w:r w:rsidR="00B27B29" w:rsidRPr="00F45960">
        <w:t>ë</w:t>
      </w:r>
      <w:r w:rsidRPr="00F45960">
        <w:t xml:space="preserve"> </w:t>
      </w:r>
      <w:r w:rsidRPr="00F45960">
        <w:rPr>
          <w:i/>
          <w:iCs/>
        </w:rPr>
        <w:t>carry</w:t>
      </w:r>
      <w:r w:rsidR="008B75FD">
        <w:rPr>
          <w:i/>
          <w:iCs/>
        </w:rPr>
        <w:t xml:space="preserve"> </w:t>
      </w:r>
      <w:r w:rsidR="008B75FD">
        <w:t>(</w:t>
      </w:r>
      <w:r w:rsidR="008B75FD">
        <w:fldChar w:fldCharType="begin"/>
      </w:r>
      <w:r w:rsidR="008B75FD">
        <w:instrText xml:space="preserve"> REF _Ref23844403 \h </w:instrText>
      </w:r>
      <w:r w:rsidR="008B75FD">
        <w:fldChar w:fldCharType="separate"/>
      </w:r>
      <w:r w:rsidR="008B75FD">
        <w:t xml:space="preserve">Figura </w:t>
      </w:r>
      <w:r w:rsidR="008B75FD">
        <w:rPr>
          <w:noProof/>
        </w:rPr>
        <w:t>7</w:t>
      </w:r>
      <w:r w:rsidR="008B75FD">
        <w:t>: Roli i lojtar</w:t>
      </w:r>
      <w:r w:rsidR="008B75FD" w:rsidRPr="00252E70">
        <w:t>ë</w:t>
      </w:r>
      <w:r w:rsidR="008B75FD">
        <w:t>ve t</w:t>
      </w:r>
      <w:r w:rsidR="008B75FD" w:rsidRPr="00252E70">
        <w:t>ë</w:t>
      </w:r>
      <w:r w:rsidR="008B75FD">
        <w:t xml:space="preserve"> nj</w:t>
      </w:r>
      <w:r w:rsidR="008B75FD" w:rsidRPr="00252E70">
        <w:t>ë</w:t>
      </w:r>
      <w:r w:rsidR="008B75FD">
        <w:t xml:space="preserve"> ekipi</w:t>
      </w:r>
      <w:r w:rsidR="008B75FD">
        <w:fldChar w:fldCharType="end"/>
      </w:r>
      <w:r w:rsidR="008B75FD">
        <w:t>)</w:t>
      </w:r>
      <w:r w:rsidR="008B75FD">
        <w:rPr>
          <w:i/>
          <w:iCs/>
        </w:rPr>
        <w:t>.</w:t>
      </w:r>
    </w:p>
    <w:p w14:paraId="74D1863F" w14:textId="77777777" w:rsidR="006307F1" w:rsidRDefault="00856FA4" w:rsidP="006307F1">
      <w:pPr>
        <w:keepNext/>
      </w:pPr>
      <w:r w:rsidRPr="00F45960">
        <w:rPr>
          <w:noProof/>
          <w:lang w:val="en-US"/>
        </w:rPr>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0A12502B" w14:textId="5819CB04" w:rsidR="00A85925" w:rsidRDefault="006307F1" w:rsidP="00F31A2C">
      <w:pPr>
        <w:pStyle w:val="Caption"/>
      </w:pPr>
      <w:bookmarkStart w:id="114" w:name="_Ref23844403"/>
      <w:bookmarkStart w:id="115" w:name="_Toc23845912"/>
      <w:r>
        <w:t xml:space="preserve">Figura </w:t>
      </w:r>
      <w:r>
        <w:fldChar w:fldCharType="begin"/>
      </w:r>
      <w:r>
        <w:instrText xml:space="preserve"> SEQ Figura \* ARABIC </w:instrText>
      </w:r>
      <w:r>
        <w:fldChar w:fldCharType="separate"/>
      </w:r>
      <w:r w:rsidR="003541D8">
        <w:rPr>
          <w:noProof/>
        </w:rPr>
        <w:t>7</w:t>
      </w:r>
      <w:r>
        <w:fldChar w:fldCharType="end"/>
      </w:r>
      <w:r>
        <w:t>: Roli i lojtar</w:t>
      </w:r>
      <w:r w:rsidRPr="00252E70">
        <w:t>ë</w:t>
      </w:r>
      <w:r>
        <w:t>ve t</w:t>
      </w:r>
      <w:r w:rsidRPr="00252E70">
        <w:t>ë</w:t>
      </w:r>
      <w:r>
        <w:t xml:space="preserve"> nj</w:t>
      </w:r>
      <w:r w:rsidRPr="00252E70">
        <w:t>ë</w:t>
      </w:r>
      <w:r>
        <w:t xml:space="preserve"> ekipi</w:t>
      </w:r>
      <w:bookmarkEnd w:id="114"/>
      <w:bookmarkEnd w:id="115"/>
    </w:p>
    <w:p w14:paraId="708E3F54" w14:textId="77777777" w:rsidR="009C0880" w:rsidRPr="009C0880" w:rsidRDefault="009C0880" w:rsidP="009C0880"/>
    <w:p w14:paraId="3ADB0C1B" w14:textId="69F39B5F" w:rsidR="00C13E23" w:rsidRPr="00F45960" w:rsidRDefault="00C13E23" w:rsidP="00B441DB">
      <w:r w:rsidRPr="00F45960">
        <w:t>Nd</w:t>
      </w:r>
      <w:r w:rsidR="00B91E7A" w:rsidRPr="00F45960">
        <w:t>ë</w:t>
      </w:r>
      <w:r w:rsidRPr="00F45960">
        <w:t>rsa n</w:t>
      </w:r>
      <w:r w:rsidR="00B91E7A" w:rsidRPr="00F45960">
        <w:t>ë</w:t>
      </w:r>
      <w:r w:rsidRPr="00F45960">
        <w:t xml:space="preserve"> k</w:t>
      </w:r>
      <w:r w:rsidR="00B91E7A" w:rsidRPr="00F45960">
        <w:t>ë</w:t>
      </w:r>
      <w:r w:rsidRPr="00F45960">
        <w:t>ndv</w:t>
      </w:r>
      <w:r w:rsidR="00B91E7A" w:rsidRPr="00F45960">
        <w:t>ë</w:t>
      </w:r>
      <w:r w:rsidRPr="00F45960">
        <w:t>shtrim t</w:t>
      </w:r>
      <w:r w:rsidR="00B91E7A" w:rsidRPr="00F45960">
        <w:t>ë</w:t>
      </w:r>
      <w:r w:rsidRPr="00F45960">
        <w:t xml:space="preserve"> lart</w:t>
      </w:r>
      <w:r w:rsidR="00B91E7A" w:rsidRPr="00F45960">
        <w:t>ë</w:t>
      </w:r>
      <w:r w:rsidR="00A73E7E" w:rsidRPr="00F45960">
        <w:t>, ekipi organizohet n</w:t>
      </w:r>
      <w:r w:rsidR="00B91E7A" w:rsidRPr="00F45960">
        <w:t>ë</w:t>
      </w:r>
      <w:r w:rsidR="00A73E7E" w:rsidRPr="00F45960">
        <w:t xml:space="preserve"> formacion t</w:t>
      </w:r>
      <w:r w:rsidR="00B91E7A" w:rsidRPr="00F45960">
        <w:t>ë</w:t>
      </w:r>
      <w:r w:rsidR="00A73E7E" w:rsidRPr="00F45960">
        <w:t xml:space="preserve"> till</w:t>
      </w:r>
      <w:r w:rsidR="00B91E7A" w:rsidRPr="00F45960">
        <w:t>ë</w:t>
      </w:r>
      <w:r w:rsidR="009C0880">
        <w:t xml:space="preserve"> (</w:t>
      </w:r>
      <w:r w:rsidR="009C0880">
        <w:fldChar w:fldCharType="begin"/>
      </w:r>
      <w:r w:rsidR="009C0880">
        <w:instrText xml:space="preserve"> REF _Ref23844414 \h </w:instrText>
      </w:r>
      <w:r w:rsidR="009C0880">
        <w:fldChar w:fldCharType="separate"/>
      </w:r>
      <w:r w:rsidR="009C0880">
        <w:t xml:space="preserve">Figura </w:t>
      </w:r>
      <w:r w:rsidR="009C0880">
        <w:rPr>
          <w:noProof/>
        </w:rPr>
        <w:t>8</w:t>
      </w:r>
      <w:r w:rsidR="009C0880">
        <w:t>: Organizimi i ekipit</w:t>
      </w:r>
      <w:r w:rsidR="009C0880">
        <w:fldChar w:fldCharType="end"/>
      </w:r>
      <w:r w:rsidR="009C0880">
        <w:t>)</w:t>
      </w:r>
      <w:r w:rsidR="00043963">
        <w:t>:</w:t>
      </w:r>
    </w:p>
    <w:p w14:paraId="43152B9A" w14:textId="77777777" w:rsidR="006307F1" w:rsidRDefault="00A73E7E" w:rsidP="006307F1">
      <w:pPr>
        <w:keepNext/>
      </w:pPr>
      <w:r w:rsidRPr="00F45960">
        <w:rPr>
          <w:noProof/>
          <w:lang w:val="en-US"/>
        </w:rPr>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C339C83" w14:textId="401A4E02" w:rsidR="00CD5FF0" w:rsidRDefault="006307F1" w:rsidP="00F31A2C">
      <w:pPr>
        <w:pStyle w:val="Caption"/>
      </w:pPr>
      <w:bookmarkStart w:id="116" w:name="_Ref23844414"/>
      <w:bookmarkStart w:id="117" w:name="_Toc23845913"/>
      <w:r>
        <w:t xml:space="preserve">Figura </w:t>
      </w:r>
      <w:r>
        <w:fldChar w:fldCharType="begin"/>
      </w:r>
      <w:r>
        <w:instrText xml:space="preserve"> SEQ Figura \* ARABIC </w:instrText>
      </w:r>
      <w:r>
        <w:fldChar w:fldCharType="separate"/>
      </w:r>
      <w:r w:rsidR="003541D8">
        <w:rPr>
          <w:noProof/>
        </w:rPr>
        <w:t>8</w:t>
      </w:r>
      <w:r>
        <w:fldChar w:fldCharType="end"/>
      </w:r>
      <w:r>
        <w:t>: Organizimi i ekipit</w:t>
      </w:r>
      <w:bookmarkEnd w:id="116"/>
      <w:bookmarkEnd w:id="117"/>
    </w:p>
    <w:p w14:paraId="4C2F821C" w14:textId="77777777" w:rsidR="008440EF" w:rsidRPr="008440EF" w:rsidRDefault="008440EF" w:rsidP="008440EF"/>
    <w:p w14:paraId="66C167F7" w14:textId="4E50B208" w:rsidR="00CD5FF0" w:rsidRPr="00F45960" w:rsidRDefault="00CD5FF0" w:rsidP="00B441DB">
      <w:r w:rsidRPr="00F45960">
        <w:t>Secili lojtar</w:t>
      </w:r>
      <w:r w:rsidR="00B91E7A" w:rsidRPr="00F45960">
        <w:t>ë</w:t>
      </w:r>
      <w:r w:rsidRPr="00F45960">
        <w:t>, pavar</w:t>
      </w:r>
      <w:r w:rsidR="00B91E7A" w:rsidRPr="00F45960">
        <w:t>ë</w:t>
      </w:r>
      <w:r w:rsidRPr="00F45960">
        <w:t>sisht rolit ka</w:t>
      </w:r>
      <w:r w:rsidR="00862548" w:rsidRPr="00F45960">
        <w:t xml:space="preserve"> qindra statistika, por ndër më të thepisurat dhe më të rëndësishmet janë</w:t>
      </w:r>
      <w:r w:rsidR="004A2183" w:rsidRPr="00F45960">
        <w:t xml:space="preserve"> </w:t>
      </w:r>
      <w:r w:rsidR="007C6FCC" w:rsidRPr="00F45960">
        <w:rPr>
          <w:i/>
          <w:iCs/>
        </w:rPr>
        <w:t>le</w:t>
      </w:r>
      <w:r w:rsidR="001C3A0A">
        <w:rPr>
          <w:i/>
          <w:iCs/>
        </w:rPr>
        <w:t>aver_status</w:t>
      </w:r>
      <w:r w:rsidR="004A2183" w:rsidRPr="00F45960">
        <w:rPr>
          <w:i/>
          <w:iCs/>
        </w:rPr>
        <w:t xml:space="preserve">, gold_per_min, leaver_status, xp_per_min, deaths, tower_damage, </w:t>
      </w:r>
      <w:r w:rsidR="004A2183" w:rsidRPr="00F45960">
        <w:t>etj. Lista e plotë mund të gjendet në kapitullin e mëposhtëm në të cilin realizohet predikimi</w:t>
      </w:r>
      <w:r w:rsidR="00D04CCA">
        <w:t xml:space="preserve"> </w:t>
      </w:r>
      <w:r w:rsidR="00D04CCA">
        <w:fldChar w:fldCharType="begin"/>
      </w:r>
      <w:r w:rsidR="00D04CCA">
        <w:instrText xml:space="preserve"> REF _Ref23841032 \h </w:instrText>
      </w:r>
      <w:r w:rsidR="00D04CCA">
        <w:fldChar w:fldCharType="separate"/>
      </w:r>
      <w:r w:rsidR="005117AD">
        <w:t>postPredict</w:t>
      </w:r>
      <w:r w:rsidR="00D04CCA">
        <w:fldChar w:fldCharType="end"/>
      </w:r>
      <w:r w:rsidR="004A2183" w:rsidRPr="00F45960">
        <w:t xml:space="preserve">, ku përshkruhet saktë funksioni dhe </w:t>
      </w:r>
      <w:commentRangeStart w:id="118"/>
      <w:r w:rsidR="004A2183" w:rsidRPr="00F45960">
        <w:t xml:space="preserve">vartësia </w:t>
      </w:r>
      <w:commentRangeEnd w:id="118"/>
      <w:r w:rsidR="00187B8B">
        <w:rPr>
          <w:rStyle w:val="CommentReference"/>
        </w:rPr>
        <w:commentReference w:id="118"/>
      </w:r>
      <w:r w:rsidR="004A2183" w:rsidRPr="00F45960">
        <w:t xml:space="preserve">ekipore apo e lojtarit. </w:t>
      </w:r>
    </w:p>
    <w:p w14:paraId="5606677E" w14:textId="4C518651" w:rsidR="00862548" w:rsidRPr="00F45960" w:rsidRDefault="00862548" w:rsidP="00B441DB">
      <w:r w:rsidRPr="00F45960">
        <w:t>Pra, n</w:t>
      </w:r>
      <w:r w:rsidR="00B91E7A" w:rsidRPr="00F45960">
        <w:t>ë</w:t>
      </w:r>
      <w:r w:rsidRPr="00F45960">
        <w:t>se mblidhen k</w:t>
      </w:r>
      <w:r w:rsidR="00B91E7A" w:rsidRPr="00F45960">
        <w:t>ë</w:t>
      </w:r>
      <w:r w:rsidRPr="00F45960">
        <w:t>to t</w:t>
      </w:r>
      <w:r w:rsidR="00B91E7A" w:rsidRPr="00F45960">
        <w:t>ë</w:t>
      </w:r>
      <w:r w:rsidRPr="00F45960">
        <w:t xml:space="preserve"> dh</w:t>
      </w:r>
      <w:r w:rsidR="00B91E7A" w:rsidRPr="00F45960">
        <w:t>ë</w:t>
      </w:r>
      <w:r w:rsidRPr="00F45960">
        <w:t>na, analizohen dhe aplikohen metrika n</w:t>
      </w:r>
      <w:r w:rsidR="00B91E7A" w:rsidRPr="00F45960">
        <w:t>ë</w:t>
      </w:r>
      <w:r w:rsidRPr="00F45960">
        <w:t xml:space="preserve"> to, ne mund t</w:t>
      </w:r>
      <w:r w:rsidR="00B91E7A" w:rsidRPr="00F45960">
        <w:t>ë</w:t>
      </w:r>
      <w:r w:rsidRPr="00F45960">
        <w:t xml:space="preserve"> fitojm</w:t>
      </w:r>
      <w:r w:rsidR="00B91E7A" w:rsidRPr="00F45960">
        <w:t>ë</w:t>
      </w:r>
      <w:r w:rsidRPr="00F45960">
        <w:t xml:space="preserve"> rezultate t</w:t>
      </w:r>
      <w:r w:rsidR="00B91E7A" w:rsidRPr="00F45960">
        <w:t>ë</w:t>
      </w:r>
      <w:r w:rsidRPr="00F45960">
        <w:t xml:space="preserve"> ndryshme qoft</w:t>
      </w:r>
      <w:r w:rsidR="00B91E7A" w:rsidRPr="00F45960">
        <w:t>ë</w:t>
      </w:r>
      <w:r w:rsidRPr="00F45960">
        <w:t xml:space="preserve"> rreth loj</w:t>
      </w:r>
      <w:r w:rsidR="00B91E7A" w:rsidRPr="00F45960">
        <w:t>ë</w:t>
      </w:r>
      <w:r w:rsidRPr="00F45960">
        <w:t>s, apo edhe lojtar</w:t>
      </w:r>
      <w:r w:rsidR="00B91E7A" w:rsidRPr="00F45960">
        <w:t>ë</w:t>
      </w:r>
      <w:r w:rsidRPr="00F45960">
        <w:t>ve q</w:t>
      </w:r>
      <w:r w:rsidR="00B91E7A" w:rsidRPr="00F45960">
        <w:t>ë</w:t>
      </w:r>
      <w:r w:rsidRPr="00F45960">
        <w:t xml:space="preserve"> luajn</w:t>
      </w:r>
      <w:r w:rsidR="00B91E7A" w:rsidRPr="00F45960">
        <w:t>ë</w:t>
      </w:r>
      <w:r w:rsidRPr="00F45960">
        <w:t xml:space="preserve"> k</w:t>
      </w:r>
      <w:r w:rsidR="00B91E7A" w:rsidRPr="00F45960">
        <w:t>ë</w:t>
      </w:r>
      <w:r w:rsidRPr="00F45960">
        <w:t>t</w:t>
      </w:r>
      <w:r w:rsidR="00B91E7A" w:rsidRPr="00F45960">
        <w:t>ë</w:t>
      </w:r>
      <w:r w:rsidRPr="00F45960">
        <w:t xml:space="preserve"> loj</w:t>
      </w:r>
      <w:r w:rsidR="00B91E7A" w:rsidRPr="00F45960">
        <w:t>ë</w:t>
      </w:r>
      <w:r w:rsidRPr="00F45960">
        <w:t xml:space="preserve">. </w:t>
      </w:r>
    </w:p>
    <w:p w14:paraId="6465D794" w14:textId="6288D5D3" w:rsidR="006D133E" w:rsidRDefault="00862548" w:rsidP="00B441DB">
      <w:r w:rsidRPr="00F45960">
        <w:t>Me algoritme t</w:t>
      </w:r>
      <w:r w:rsidR="00B91E7A" w:rsidRPr="00F45960">
        <w:t>ë</w:t>
      </w:r>
      <w:r w:rsidRPr="00F45960">
        <w:t xml:space="preserve"> ndryshme, ne mund t</w:t>
      </w:r>
      <w:r w:rsidR="00B91E7A" w:rsidRPr="00F45960">
        <w:t>ë</w:t>
      </w:r>
      <w:r w:rsidRPr="00F45960">
        <w:t xml:space="preserve"> shohim qart</w:t>
      </w:r>
      <w:r w:rsidR="00B91E7A" w:rsidRPr="00F45960">
        <w:t>ë</w:t>
      </w:r>
      <w:r w:rsidRPr="00F45960">
        <w:t xml:space="preserve"> se çfar</w:t>
      </w:r>
      <w:r w:rsidR="00B91E7A" w:rsidRPr="00F45960">
        <w:t>ë</w:t>
      </w:r>
      <w:r w:rsidRPr="00F45960">
        <w:t xml:space="preserve"> po luhet m</w:t>
      </w:r>
      <w:r w:rsidR="00B91E7A" w:rsidRPr="00F45960">
        <w:t>ë</w:t>
      </w:r>
      <w:r w:rsidRPr="00F45960">
        <w:t xml:space="preserve"> shum</w:t>
      </w:r>
      <w:r w:rsidR="00B91E7A" w:rsidRPr="00F45960">
        <w:t>ë</w:t>
      </w:r>
      <w:r w:rsidRPr="00F45960">
        <w:t>, çka po p</w:t>
      </w:r>
      <w:r w:rsidR="00B91E7A" w:rsidRPr="00F45960">
        <w:t>ë</w:t>
      </w:r>
      <w:r w:rsidRPr="00F45960">
        <w:t>lqehet e si k</w:t>
      </w:r>
      <w:r w:rsidR="00B91E7A" w:rsidRPr="00F45960">
        <w:t>ë</w:t>
      </w:r>
      <w:r w:rsidRPr="00F45960">
        <w:t>to atribute bashk</w:t>
      </w:r>
      <w:r w:rsidR="00B91E7A" w:rsidRPr="00F45960">
        <w:t>ë</w:t>
      </w:r>
      <w:r w:rsidRPr="00F45960">
        <w:t xml:space="preserve"> me shum</w:t>
      </w:r>
      <w:r w:rsidR="00B91E7A" w:rsidRPr="00F45960">
        <w:t>ë</w:t>
      </w:r>
      <w:r w:rsidRPr="00F45960">
        <w:t xml:space="preserve"> t</w:t>
      </w:r>
      <w:r w:rsidR="005B171E" w:rsidRPr="00F45960">
        <w:t>ë</w:t>
      </w:r>
      <w:r w:rsidRPr="00F45960">
        <w:t xml:space="preserve"> tjera ndikojn</w:t>
      </w:r>
      <w:r w:rsidR="00B91E7A" w:rsidRPr="00F45960">
        <w:t>ë</w:t>
      </w:r>
      <w:r w:rsidRPr="00F45960">
        <w:t xml:space="preserve"> n</w:t>
      </w:r>
      <w:r w:rsidR="00B91E7A" w:rsidRPr="00F45960">
        <w:t>ë</w:t>
      </w:r>
      <w:r w:rsidRPr="00F45960">
        <w:t xml:space="preserve"> rezultatin e loj</w:t>
      </w:r>
      <w:r w:rsidR="00B91E7A" w:rsidRPr="00F45960">
        <w:t>ë</w:t>
      </w:r>
      <w:r w:rsidRPr="00F45960">
        <w:t>s. Nd</w:t>
      </w:r>
      <w:r w:rsidR="00B91E7A" w:rsidRPr="00F45960">
        <w:t>ë</w:t>
      </w:r>
      <w:r w:rsidRPr="00F45960">
        <w:t>r t</w:t>
      </w:r>
      <w:r w:rsidR="00B91E7A" w:rsidRPr="00F45960">
        <w:t>ë</w:t>
      </w:r>
      <w:r w:rsidRPr="00F45960">
        <w:t>r</w:t>
      </w:r>
      <w:r w:rsidR="00B91E7A" w:rsidRPr="00F45960">
        <w:t>ë</w:t>
      </w:r>
      <w:r w:rsidRPr="00F45960">
        <w:t xml:space="preserve"> k</w:t>
      </w:r>
      <w:r w:rsidR="00B91E7A" w:rsidRPr="00F45960">
        <w:t>ë</w:t>
      </w:r>
      <w:r w:rsidRPr="00F45960">
        <w:t xml:space="preserve">to aspekte, ne kemi vendos të predikojmë atributin </w:t>
      </w:r>
      <w:commentRangeStart w:id="119"/>
      <w:r w:rsidR="00321CFE" w:rsidRPr="00F45960">
        <w:t>fitorja e t</w:t>
      </w:r>
      <w:r w:rsidR="0004185D" w:rsidRPr="00F45960">
        <w:t>ë</w:t>
      </w:r>
      <w:r w:rsidR="00321CFE" w:rsidRPr="00F45960">
        <w:t xml:space="preserve"> bardh</w:t>
      </w:r>
      <w:r w:rsidR="0004185D" w:rsidRPr="00F45960">
        <w:t>ë</w:t>
      </w:r>
      <w:r w:rsidR="00321CFE" w:rsidRPr="00F45960">
        <w:t>ve</w:t>
      </w:r>
      <w:r w:rsidR="00321CFE" w:rsidRPr="00F45960">
        <w:rPr>
          <w:i/>
          <w:iCs/>
        </w:rPr>
        <w:t xml:space="preserve"> </w:t>
      </w:r>
      <w:commentRangeEnd w:id="119"/>
      <w:r w:rsidR="00187B8B">
        <w:rPr>
          <w:rStyle w:val="CommentReference"/>
        </w:rPr>
        <w:commentReference w:id="119"/>
      </w:r>
      <w:r w:rsidR="00321CFE" w:rsidRPr="00F45960">
        <w:t>(ang.</w:t>
      </w:r>
      <w:r w:rsidR="00321CFE" w:rsidRPr="00F45960">
        <w:rPr>
          <w:i/>
          <w:iCs/>
        </w:rPr>
        <w:t xml:space="preserve"> </w:t>
      </w:r>
      <w:r w:rsidRPr="00F45960">
        <w:rPr>
          <w:i/>
          <w:iCs/>
        </w:rPr>
        <w:t>radiant_</w:t>
      </w:r>
      <w:r w:rsidR="007C6FCC" w:rsidRPr="00F45960">
        <w:rPr>
          <w:i/>
          <w:iCs/>
        </w:rPr>
        <w:t>w</w:t>
      </w:r>
      <w:r w:rsidRPr="00F45960">
        <w:rPr>
          <w:i/>
          <w:iCs/>
        </w:rPr>
        <w:t>in</w:t>
      </w:r>
      <w:r w:rsidR="00321CFE" w:rsidRPr="00F45960">
        <w:rPr>
          <w:i/>
          <w:iCs/>
        </w:rPr>
        <w:t>)</w:t>
      </w:r>
      <w:r w:rsidRPr="00F45960">
        <w:t>, q</w:t>
      </w:r>
      <w:r w:rsidR="00B91E7A" w:rsidRPr="00F45960">
        <w:t>ë</w:t>
      </w:r>
      <w:r w:rsidRPr="00F45960">
        <w:t xml:space="preserve"> </w:t>
      </w:r>
      <w:r w:rsidR="00B91E7A" w:rsidRPr="00F45960">
        <w:t>ë</w:t>
      </w:r>
      <w:r w:rsidRPr="00F45960">
        <w:t>sht</w:t>
      </w:r>
      <w:r w:rsidR="00B91E7A" w:rsidRPr="00F45960">
        <w:t>ë</w:t>
      </w:r>
      <w:r w:rsidRPr="00F45960">
        <w:t xml:space="preserve"> asgj</w:t>
      </w:r>
      <w:r w:rsidR="00B91E7A" w:rsidRPr="00F45960">
        <w:t>ë</w:t>
      </w:r>
      <w:r w:rsidRPr="00F45960">
        <w:t xml:space="preserve"> m</w:t>
      </w:r>
      <w:r w:rsidR="00B91E7A" w:rsidRPr="00F45960">
        <w:t>ë</w:t>
      </w:r>
      <w:r w:rsidRPr="00F45960">
        <w:t xml:space="preserve"> shum</w:t>
      </w:r>
      <w:r w:rsidR="00B91E7A" w:rsidRPr="00F45960">
        <w:t>ë</w:t>
      </w:r>
      <w:r w:rsidRPr="00F45960">
        <w:t xml:space="preserve"> se nj</w:t>
      </w:r>
      <w:r w:rsidR="00B91E7A" w:rsidRPr="00F45960">
        <w:t>ë</w:t>
      </w:r>
      <w:r w:rsidRPr="00F45960">
        <w:t xml:space="preserve"> nga k</w:t>
      </w:r>
      <w:r w:rsidR="00B91E7A" w:rsidRPr="00F45960">
        <w:t>ë</w:t>
      </w:r>
      <w:r w:rsidRPr="00F45960">
        <w:t>to kolona t</w:t>
      </w:r>
      <w:r w:rsidR="00B91E7A" w:rsidRPr="00F45960">
        <w:t>ë</w:t>
      </w:r>
      <w:r w:rsidRPr="00F45960">
        <w:t xml:space="preserve"> m</w:t>
      </w:r>
      <w:r w:rsidR="00B91E7A" w:rsidRPr="00F45960">
        <w:t>ë</w:t>
      </w:r>
      <w:r w:rsidRPr="00F45960">
        <w:t>sip</w:t>
      </w:r>
      <w:r w:rsidR="00B91E7A" w:rsidRPr="00F45960">
        <w:t>ë</w:t>
      </w:r>
      <w:r w:rsidRPr="00F45960">
        <w:t>rme q</w:t>
      </w:r>
      <w:r w:rsidR="00B91E7A" w:rsidRPr="00F45960">
        <w:t>ë</w:t>
      </w:r>
      <w:r w:rsidRPr="00F45960">
        <w:t xml:space="preserve"> identifikojn</w:t>
      </w:r>
      <w:r w:rsidR="00B91E7A" w:rsidRPr="00F45960">
        <w:t>ë</w:t>
      </w:r>
      <w:r w:rsidRPr="00F45960">
        <w:t xml:space="preserve"> nj</w:t>
      </w:r>
      <w:r w:rsidR="00B91E7A" w:rsidRPr="00F45960">
        <w:t>ë</w:t>
      </w:r>
      <w:r w:rsidRPr="00F45960">
        <w:t xml:space="preserve"> loj</w:t>
      </w:r>
      <w:r w:rsidR="00B91E7A" w:rsidRPr="00F45960">
        <w:t>ë</w:t>
      </w:r>
      <w:r w:rsidRPr="00F45960">
        <w:t xml:space="preserve"> t</w:t>
      </w:r>
      <w:r w:rsidR="00B91E7A" w:rsidRPr="00F45960">
        <w:t>ë</w:t>
      </w:r>
      <w:r w:rsidRPr="00F45960">
        <w:t xml:space="preserve"> posaçme, </w:t>
      </w:r>
      <w:commentRangeStart w:id="120"/>
      <w:r w:rsidRPr="00F45960">
        <w:t>me dallim e vet</w:t>
      </w:r>
      <w:r w:rsidR="00B91E7A" w:rsidRPr="00F45960">
        <w:t>ë</w:t>
      </w:r>
      <w:r w:rsidRPr="00F45960">
        <w:t xml:space="preserve">m </w:t>
      </w:r>
      <w:commentRangeEnd w:id="120"/>
      <w:r w:rsidR="00187B8B">
        <w:rPr>
          <w:rStyle w:val="CommentReference"/>
        </w:rPr>
        <w:commentReference w:id="120"/>
      </w:r>
      <w:r w:rsidRPr="00F45960">
        <w:t>se kjo kolon</w:t>
      </w:r>
      <w:r w:rsidR="00B91E7A" w:rsidRPr="00F45960">
        <w:t>ë</w:t>
      </w:r>
      <w:r w:rsidRPr="00F45960">
        <w:t xml:space="preserve"> (si dhe disa t</w:t>
      </w:r>
      <w:r w:rsidR="00B91E7A" w:rsidRPr="00F45960">
        <w:t>ë</w:t>
      </w:r>
      <w:r w:rsidRPr="00F45960">
        <w:t xml:space="preserve"> tjera) nuk i p</w:t>
      </w:r>
      <w:r w:rsidR="00B91E7A" w:rsidRPr="00F45960">
        <w:t>ë</w:t>
      </w:r>
      <w:r w:rsidRPr="00F45960">
        <w:t>rkasin nj</w:t>
      </w:r>
      <w:r w:rsidR="00B91E7A" w:rsidRPr="00F45960">
        <w:t>ë</w:t>
      </w:r>
      <w:r w:rsidRPr="00F45960">
        <w:t xml:space="preserve"> lojtari konkret, por q</w:t>
      </w:r>
      <w:r w:rsidR="00B91E7A" w:rsidRPr="00F45960">
        <w:t>ë</w:t>
      </w:r>
      <w:r w:rsidRPr="00F45960">
        <w:t>ndron si nj</w:t>
      </w:r>
      <w:r w:rsidR="00B91E7A" w:rsidRPr="00F45960">
        <w:t>ë</w:t>
      </w:r>
      <w:r w:rsidRPr="00F45960">
        <w:t xml:space="preserve"> atribut q</w:t>
      </w:r>
      <w:r w:rsidR="00B91E7A" w:rsidRPr="00F45960">
        <w:t>ë</w:t>
      </w:r>
      <w:r w:rsidRPr="00F45960">
        <w:t xml:space="preserve"> identifikon loj</w:t>
      </w:r>
      <w:r w:rsidR="00B91E7A" w:rsidRPr="00F45960">
        <w:t>ë</w:t>
      </w:r>
      <w:r w:rsidRPr="00F45960">
        <w:t>n n</w:t>
      </w:r>
      <w:r w:rsidR="00B91E7A" w:rsidRPr="00F45960">
        <w:t>ë</w:t>
      </w:r>
      <w:r w:rsidRPr="00F45960">
        <w:t xml:space="preserve"> t</w:t>
      </w:r>
      <w:r w:rsidR="00B91E7A" w:rsidRPr="00F45960">
        <w:t>ë</w:t>
      </w:r>
      <w:r w:rsidRPr="00F45960">
        <w:t>r</w:t>
      </w:r>
      <w:r w:rsidR="00B91E7A" w:rsidRPr="00F45960">
        <w:t>ë</w:t>
      </w:r>
      <w:r w:rsidRPr="00F45960">
        <w:t>si.</w:t>
      </w:r>
    </w:p>
    <w:p w14:paraId="69E436AB" w14:textId="42B87BD7" w:rsidR="00862548" w:rsidRPr="00F45960" w:rsidRDefault="00862548" w:rsidP="00B441DB">
      <w:r w:rsidRPr="00F45960">
        <w:t>Nga k</w:t>
      </w:r>
      <w:r w:rsidR="00B91E7A" w:rsidRPr="00F45960">
        <w:t>ë</w:t>
      </w:r>
      <w:r w:rsidRPr="00F45960">
        <w:t>to t</w:t>
      </w:r>
      <w:r w:rsidR="00B91E7A" w:rsidRPr="00F45960">
        <w:t>ë</w:t>
      </w:r>
      <w:r w:rsidRPr="00F45960">
        <w:t xml:space="preserve"> th</w:t>
      </w:r>
      <w:r w:rsidR="00B91E7A" w:rsidRPr="00F45960">
        <w:t>ë</w:t>
      </w:r>
      <w:r w:rsidRPr="00F45960">
        <w:t>na, ne mund t</w:t>
      </w:r>
      <w:r w:rsidR="00B91E7A" w:rsidRPr="00F45960">
        <w:t>ë</w:t>
      </w:r>
      <w:r w:rsidRPr="00F45960">
        <w:t xml:space="preserve"> v</w:t>
      </w:r>
      <w:r w:rsidR="00B91E7A" w:rsidRPr="00F45960">
        <w:t>ë</w:t>
      </w:r>
      <w:r w:rsidRPr="00F45960">
        <w:t>rejm</w:t>
      </w:r>
      <w:r w:rsidR="00B91E7A" w:rsidRPr="00F45960">
        <w:t>ë</w:t>
      </w:r>
      <w:r w:rsidRPr="00F45960">
        <w:t xml:space="preserve"> se n</w:t>
      </w:r>
      <w:r w:rsidR="00B91E7A" w:rsidRPr="00F45960">
        <w:t>ë</w:t>
      </w:r>
      <w:r w:rsidRPr="00F45960">
        <w:t xml:space="preserve"> k</w:t>
      </w:r>
      <w:r w:rsidR="00B91E7A" w:rsidRPr="00F45960">
        <w:t>ë</w:t>
      </w:r>
      <w:r w:rsidRPr="00F45960">
        <w:t>to loj</w:t>
      </w:r>
      <w:r w:rsidR="00B91E7A" w:rsidRPr="00F45960">
        <w:t>ë</w:t>
      </w:r>
      <w:r w:rsidRPr="00F45960">
        <w:t>ra q</w:t>
      </w:r>
      <w:r w:rsidR="00B91E7A" w:rsidRPr="00F45960">
        <w:t>ë</w:t>
      </w:r>
      <w:r w:rsidRPr="00F45960">
        <w:t xml:space="preserve"> duam t</w:t>
      </w:r>
      <w:r w:rsidR="00B91E7A" w:rsidRPr="00F45960">
        <w:t>ë</w:t>
      </w:r>
      <w:r w:rsidRPr="00F45960">
        <w:t xml:space="preserve"> analizojm</w:t>
      </w:r>
      <w:r w:rsidR="00B91E7A" w:rsidRPr="00F45960">
        <w:t>ë</w:t>
      </w:r>
      <w:r w:rsidRPr="00F45960">
        <w:t xml:space="preserve">, kemi dy lloje atributesh: </w:t>
      </w:r>
    </w:p>
    <w:p w14:paraId="43E06BD3" w14:textId="201BC0D5" w:rsidR="00862548" w:rsidRPr="00F45960" w:rsidRDefault="00862548" w:rsidP="0086254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lojtar</w:t>
      </w:r>
      <w:r w:rsidR="00B91E7A" w:rsidRPr="00F45960">
        <w:t>ë</w:t>
      </w:r>
      <w:r w:rsidRPr="00F45960">
        <w:t>ve</w:t>
      </w:r>
      <w:ins w:id="121" w:author="Lule Ahmedi" w:date="2019-11-10T22:52:00Z">
        <w:r w:rsidR="00187B8B">
          <w:t>, qe jane si shembull ..,</w:t>
        </w:r>
      </w:ins>
      <w:r w:rsidR="00C15608" w:rsidRPr="00F45960">
        <w:t xml:space="preserve"> apo</w:t>
      </w:r>
    </w:p>
    <w:p w14:paraId="75EA7A21" w14:textId="77777777" w:rsidR="00934774" w:rsidRPr="00F45960" w:rsidRDefault="00934774" w:rsidP="00934774">
      <w:pPr>
        <w:pStyle w:val="ListParagraph"/>
      </w:pPr>
    </w:p>
    <w:p w14:paraId="66B046C7" w14:textId="2F0C7F21" w:rsidR="00862548" w:rsidRDefault="00862548" w:rsidP="00321CFE">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w:t>
      </w:r>
      <w:r w:rsidR="00B91E7A" w:rsidRPr="00F45960">
        <w:t>ë</w:t>
      </w:r>
      <w:r w:rsidRPr="00F45960">
        <w:t>s, q</w:t>
      </w:r>
      <w:r w:rsidR="00B91E7A" w:rsidRPr="00F45960">
        <w:t>ë</w:t>
      </w:r>
      <w:r w:rsidRPr="00F45960">
        <w:t xml:space="preserve"> jan</w:t>
      </w:r>
      <w:r w:rsidR="00B91E7A" w:rsidRPr="00F45960">
        <w:t>ë</w:t>
      </w:r>
      <w:r w:rsidRPr="00F45960">
        <w:t xml:space="preserve"> si shembull koh</w:t>
      </w:r>
      <w:r w:rsidR="00B91E7A" w:rsidRPr="00F45960">
        <w:t>ë</w:t>
      </w:r>
      <w:r w:rsidRPr="00F45960">
        <w:t>zgjatja e loj</w:t>
      </w:r>
      <w:r w:rsidR="00B91E7A" w:rsidRPr="00F45960">
        <w:t>ë</w:t>
      </w:r>
      <w:r w:rsidRPr="00F45960">
        <w:t>s, atributi i s</w:t>
      </w:r>
      <w:r w:rsidR="00B91E7A" w:rsidRPr="00F45960">
        <w:t>ë</w:t>
      </w:r>
      <w:r w:rsidRPr="00F45960">
        <w:t xml:space="preserve"> cil</w:t>
      </w:r>
      <w:r w:rsidR="00B91E7A" w:rsidRPr="00F45960">
        <w:t>ë</w:t>
      </w:r>
      <w:r w:rsidRPr="00F45960">
        <w:t>s em</w:t>
      </w:r>
      <w:r w:rsidR="00B91E7A" w:rsidRPr="00F45960">
        <w:t>ë</w:t>
      </w:r>
      <w:r w:rsidRPr="00F45960">
        <w:t>rohet</w:t>
      </w:r>
      <w:r w:rsidR="00C15608" w:rsidRPr="00F45960">
        <w:t xml:space="preserve"> </w:t>
      </w:r>
      <w:r w:rsidRPr="00F45960">
        <w:rPr>
          <w:i/>
          <w:iCs/>
        </w:rPr>
        <w:t>duration</w:t>
      </w:r>
      <w:r w:rsidRPr="00F45960">
        <w:t xml:space="preserve">, atributi </w:t>
      </w:r>
      <w:r w:rsidRPr="00F45960">
        <w:rPr>
          <w:i/>
          <w:iCs/>
        </w:rPr>
        <w:t>radiant_</w:t>
      </w:r>
      <w:r w:rsidR="00C15608" w:rsidRPr="00F45960">
        <w:rPr>
          <w:i/>
          <w:iCs/>
        </w:rPr>
        <w:t>w</w:t>
      </w:r>
      <w:r w:rsidRPr="00F45960">
        <w:rPr>
          <w:i/>
          <w:iCs/>
        </w:rPr>
        <w:t xml:space="preserve">in </w:t>
      </w:r>
      <w:r w:rsidRPr="00F45960">
        <w:t>q</w:t>
      </w:r>
      <w:r w:rsidR="00B91E7A" w:rsidRPr="00F45960">
        <w:t>ë</w:t>
      </w:r>
      <w:r w:rsidRPr="00F45960">
        <w:t xml:space="preserve"> aktualisht d</w:t>
      </w:r>
      <w:r w:rsidR="00B91E7A" w:rsidRPr="00F45960">
        <w:t>ë</w:t>
      </w:r>
      <w:r w:rsidRPr="00F45960">
        <w:t>shirojm</w:t>
      </w:r>
      <w:r w:rsidR="00B91E7A" w:rsidRPr="00F45960">
        <w:t>ë</w:t>
      </w:r>
      <w:r w:rsidRPr="00F45960">
        <w:t xml:space="preserve"> t</w:t>
      </w:r>
      <w:r w:rsidR="00B91E7A" w:rsidRPr="00F45960">
        <w:t>ë</w:t>
      </w:r>
      <w:r w:rsidRPr="00F45960">
        <w:t xml:space="preserve"> predikojm</w:t>
      </w:r>
      <w:r w:rsidR="00B91E7A" w:rsidRPr="00F45960">
        <w:t>ë</w:t>
      </w:r>
      <w:r w:rsidRPr="00F45960">
        <w:t xml:space="preserve">, atributi </w:t>
      </w:r>
      <w:r w:rsidRPr="00F45960">
        <w:rPr>
          <w:i/>
          <w:iCs/>
        </w:rPr>
        <w:t>teamfights</w:t>
      </w:r>
      <w:r w:rsidR="00321CFE" w:rsidRPr="00F45960">
        <w:rPr>
          <w:i/>
          <w:iCs/>
        </w:rPr>
        <w:t xml:space="preserve"> </w:t>
      </w:r>
      <w:r w:rsidRPr="00F45960">
        <w:t>e shum</w:t>
      </w:r>
      <w:r w:rsidR="00B91E7A" w:rsidRPr="00F45960">
        <w:t>ë</w:t>
      </w:r>
      <w:r w:rsidRPr="00F45960">
        <w:t xml:space="preserve"> t</w:t>
      </w:r>
      <w:r w:rsidR="00B91E7A" w:rsidRPr="00F45960">
        <w:t>ë</w:t>
      </w:r>
      <w:r w:rsidRPr="00F45960">
        <w:t xml:space="preserve"> tjer</w:t>
      </w:r>
      <w:r w:rsidR="00B91E7A" w:rsidRPr="00F45960">
        <w:t>ë</w:t>
      </w:r>
      <w:r w:rsidRPr="00F45960">
        <w:t>.</w:t>
      </w:r>
    </w:p>
    <w:p w14:paraId="7EB73F70" w14:textId="77777777" w:rsidR="0042277D" w:rsidRDefault="0042277D" w:rsidP="0042277D">
      <w:pPr>
        <w:pStyle w:val="ListParagraph"/>
      </w:pPr>
    </w:p>
    <w:p w14:paraId="6969EC23" w14:textId="63C17A94" w:rsidR="00862548" w:rsidRDefault="0042277D" w:rsidP="0042277D">
      <w:r>
        <w:t xml:space="preserve">Duke bërë kombinimin e këtyre dy atributeve, ne mund të krijojmë një burim të dhënash me të dhëna të shëndosha në të cilin mund të aplikojmë algoritme inteligjente. Një të tillë ne e kemi </w:t>
      </w:r>
      <w:del w:id="122" w:author="Lule Ahmedi" w:date="2019-11-10T22:52:00Z">
        <w:r w:rsidDel="00187B8B">
          <w:delText xml:space="preserve">kemi </w:delText>
        </w:r>
      </w:del>
      <w:r>
        <w:t xml:space="preserve">realizuar bashkë me ndihmesën nga </w:t>
      </w:r>
      <w:r w:rsidR="00887E73" w:rsidRPr="00F45960">
        <w:t>Ndërfaqja</w:t>
      </w:r>
      <w:r w:rsidR="00B57454" w:rsidRPr="00F45960">
        <w:t xml:space="preserve"> Publik</w:t>
      </w:r>
      <w:r w:rsidR="00887E73" w:rsidRPr="00F45960">
        <w:t>e</w:t>
      </w:r>
      <w:r w:rsidR="00B57454" w:rsidRPr="00F45960">
        <w:t xml:space="preserve"> </w:t>
      </w:r>
      <w:r w:rsidR="00887E73" w:rsidRPr="00F45960">
        <w:t>e</w:t>
      </w:r>
      <w:r w:rsidR="00B57454" w:rsidRPr="00F45960">
        <w:t xml:space="preserve"> Aplikacionit Programor</w:t>
      </w:r>
      <w:r w:rsidR="0004185D" w:rsidRPr="00F45960">
        <w:t>ë</w:t>
      </w:r>
      <w:r w:rsidR="00B57454" w:rsidRPr="00F45960">
        <w:t xml:space="preserve"> Steam</w:t>
      </w:r>
      <w:r w:rsidR="00B57454" w:rsidRPr="00F45960">
        <w:rPr>
          <w:i/>
          <w:iCs/>
        </w:rPr>
        <w:t xml:space="preserve"> </w:t>
      </w:r>
      <w:r w:rsidR="00B57454" w:rsidRPr="00F45960">
        <w:t>(ang.</w:t>
      </w:r>
      <w:r w:rsidR="00B57454" w:rsidRPr="00F45960">
        <w:rPr>
          <w:i/>
          <w:iCs/>
        </w:rPr>
        <w:t xml:space="preserve"> </w:t>
      </w:r>
      <w:r w:rsidR="00862548" w:rsidRPr="00F45960">
        <w:rPr>
          <w:i/>
          <w:iCs/>
        </w:rPr>
        <w:t>Steam Public A</w:t>
      </w:r>
      <w:r w:rsidR="00B57454" w:rsidRPr="00F45960">
        <w:rPr>
          <w:i/>
          <w:iCs/>
        </w:rPr>
        <w:t>pplication Programming Interface, i njohur si Steam Public API)</w:t>
      </w:r>
      <w:r w:rsidR="00862548" w:rsidRPr="00F45960">
        <w:t>.</w:t>
      </w:r>
      <w:r>
        <w:t xml:space="preserve"> </w:t>
      </w:r>
    </w:p>
    <w:p w14:paraId="0AA1A828" w14:textId="6C13934C" w:rsidR="0042277D" w:rsidRPr="0042277D" w:rsidRDefault="0042277D" w:rsidP="0042277D">
      <w:pPr>
        <w:rPr>
          <w:i/>
          <w:iCs/>
        </w:rPr>
      </w:pPr>
      <w:r w:rsidRPr="0042277D">
        <w:rPr>
          <w:i/>
          <w:iCs/>
        </w:rPr>
        <w:t>Valve</w:t>
      </w:r>
      <w:r w:rsidR="0026387D">
        <w:rPr>
          <w:i/>
          <w:iCs/>
        </w:rPr>
        <w:t xml:space="preserve"> </w:t>
      </w:r>
      <w:r w:rsidR="0026387D">
        <w:t xml:space="preserve">(kompania që ka zhvilluar këtë ueb-faqe) </w:t>
      </w:r>
      <w:r>
        <w:t xml:space="preserve">ofron këto </w:t>
      </w:r>
      <w:r>
        <w:rPr>
          <w:i/>
          <w:iCs/>
        </w:rPr>
        <w:t xml:space="preserve">API </w:t>
      </w:r>
      <w:r>
        <w:t xml:space="preserve">në mënyrë që zhvilluesit të mund të përdorin të dhënat në mënyra interesante e të dobishme. Pra, zhvilluesit lejohen që të ekzekutojnë kërkesa e të realizojnë pyetësorë të ndryshëm. Për momentin lista aktuale është e kufizuar në vetëm disa video lojëra, por kjo listë pritet të zgjerohet shpejtë </w:t>
      </w:r>
      <w:sdt>
        <w:sdtPr>
          <w:id w:val="-896434611"/>
          <w:citation/>
        </w:sdtPr>
        <w:sdtContent>
          <w:r>
            <w:fldChar w:fldCharType="begin"/>
          </w:r>
          <w:r w:rsidRPr="00E20E7F">
            <w:rPr>
              <w:lang w:val="en-US"/>
            </w:rPr>
            <w:instrText xml:space="preserve"> CITATION Val16 \l 1033 </w:instrText>
          </w:r>
          <w:r>
            <w:fldChar w:fldCharType="separate"/>
          </w:r>
          <w:r w:rsidR="00036B11" w:rsidRPr="00E20E7F">
            <w:rPr>
              <w:noProof/>
              <w:lang w:val="en-US"/>
            </w:rPr>
            <w:t>[8]</w:t>
          </w:r>
          <w:r>
            <w:fldChar w:fldCharType="end"/>
          </w:r>
        </w:sdtContent>
      </w:sdt>
      <w:r>
        <w:t>.</w:t>
      </w:r>
      <w:r w:rsidRPr="0042277D">
        <w:rPr>
          <w:i/>
          <w:iCs/>
        </w:rPr>
        <w:t xml:space="preserve"> </w:t>
      </w:r>
    </w:p>
    <w:p w14:paraId="20B5C084" w14:textId="324AAB4F" w:rsidR="00A3324B" w:rsidRDefault="00A3324B" w:rsidP="00862548"/>
    <w:p w14:paraId="759ABDED" w14:textId="4C753132" w:rsidR="00880C13" w:rsidRPr="006D133E" w:rsidRDefault="00880C13" w:rsidP="00862548"/>
    <w:p w14:paraId="1705AF75" w14:textId="5028C696" w:rsidR="00880C13" w:rsidRPr="006D133E" w:rsidRDefault="006D133E" w:rsidP="006D133E">
      <w:pPr>
        <w:jc w:val="left"/>
      </w:pPr>
      <w:r w:rsidRPr="006D133E">
        <w:br w:type="page"/>
      </w:r>
    </w:p>
    <w:p w14:paraId="2A2652E2" w14:textId="01A0C015" w:rsidR="008A68B8" w:rsidRPr="00F45960" w:rsidRDefault="00862548" w:rsidP="00C64625">
      <w:pPr>
        <w:pStyle w:val="Heading1"/>
      </w:pPr>
      <w:bookmarkStart w:id="123" w:name="_Toc22894786"/>
      <w:bookmarkStart w:id="124" w:name="_Toc23844144"/>
      <w:r w:rsidRPr="00F45960">
        <w:lastRenderedPageBreak/>
        <w:t>Koleksionimi i t</w:t>
      </w:r>
      <w:r w:rsidR="00B91E7A" w:rsidRPr="00F45960">
        <w:t>ë</w:t>
      </w:r>
      <w:r w:rsidRPr="00F45960">
        <w:t xml:space="preserve"> dh</w:t>
      </w:r>
      <w:r w:rsidR="00B91E7A" w:rsidRPr="00F45960">
        <w:t>ë</w:t>
      </w:r>
      <w:r w:rsidRPr="00F45960">
        <w:t>nave</w:t>
      </w:r>
      <w:bookmarkEnd w:id="123"/>
      <w:r w:rsidR="000972A0" w:rsidRPr="00F45960">
        <w:t xml:space="preserve"> p</w:t>
      </w:r>
      <w:r w:rsidR="001F2E35" w:rsidRPr="00F45960">
        <w:t>ë</w:t>
      </w:r>
      <w:r w:rsidR="000972A0" w:rsidRPr="00F45960">
        <w:t>r klasifikim</w:t>
      </w:r>
      <w:bookmarkEnd w:id="124"/>
    </w:p>
    <w:p w14:paraId="475FABEA" w14:textId="6519399D" w:rsidR="008A68B8" w:rsidRPr="00F45960" w:rsidRDefault="008A68B8" w:rsidP="008A68B8"/>
    <w:p w14:paraId="13C439C5" w14:textId="272A370D" w:rsidR="00712FE0" w:rsidRPr="00F45960" w:rsidRDefault="00712FE0" w:rsidP="00712FE0">
      <w:pPr>
        <w:pStyle w:val="Heading2"/>
      </w:pPr>
      <w:bookmarkStart w:id="125" w:name="_Toc23844145"/>
      <w:r w:rsidRPr="00F45960">
        <w:t>Pamja e par</w:t>
      </w:r>
      <w:r w:rsidR="0004185D" w:rsidRPr="00F45960">
        <w:t>ë</w:t>
      </w:r>
      <w:r w:rsidRPr="00F45960">
        <w:t xml:space="preserve"> e struktur</w:t>
      </w:r>
      <w:r w:rsidR="0004185D" w:rsidRPr="00F45960">
        <w:t>ë</w:t>
      </w:r>
      <w:r w:rsidRPr="00F45960">
        <w:t>s</w:t>
      </w:r>
      <w:bookmarkEnd w:id="125"/>
      <w:r w:rsidRPr="00F45960">
        <w:t xml:space="preserve"> </w:t>
      </w:r>
    </w:p>
    <w:p w14:paraId="02BEB6F3" w14:textId="1D64A5A8" w:rsidR="008A68B8" w:rsidRPr="00F45960" w:rsidRDefault="008A68B8" w:rsidP="008A68B8">
      <w:pPr>
        <w:spacing w:before="240"/>
      </w:pPr>
      <w:r w:rsidRPr="00F45960">
        <w:t>Si</w:t>
      </w:r>
      <w:r w:rsidR="009F7C8A">
        <w:t xml:space="preserve"> lidhje e </w:t>
      </w:r>
      <w:r w:rsidRPr="00F45960">
        <w:t xml:space="preserve"> burim</w:t>
      </w:r>
      <w:r w:rsidR="009F7C8A">
        <w:t>it</w:t>
      </w:r>
      <w:r w:rsidRPr="00F45960">
        <w:t xml:space="preserve"> </w:t>
      </w:r>
      <w:r w:rsidR="009F7C8A">
        <w:t>të</w:t>
      </w:r>
      <w:r w:rsidRPr="00F45960">
        <w:t xml:space="preserve"> t</w:t>
      </w:r>
      <w:r w:rsidR="000B4D91" w:rsidRPr="00F45960">
        <w:t>ë</w:t>
      </w:r>
      <w:r w:rsidRPr="00F45960">
        <w:t xml:space="preserve"> dh</w:t>
      </w:r>
      <w:r w:rsidR="000B4D91" w:rsidRPr="00F45960">
        <w:t>ë</w:t>
      </w:r>
      <w:r w:rsidRPr="00F45960">
        <w:t xml:space="preserve">nave </w:t>
      </w:r>
      <w:r w:rsidR="000972A0" w:rsidRPr="00F45960">
        <w:t>p</w:t>
      </w:r>
      <w:r w:rsidR="001F2E35" w:rsidRPr="00F45960">
        <w:t>ë</w:t>
      </w:r>
      <w:r w:rsidR="000972A0" w:rsidRPr="00F45960">
        <w:t xml:space="preserve">r klasifikim </w:t>
      </w:r>
      <w:r w:rsidR="000B4D91" w:rsidRPr="00F45960">
        <w:t>ë</w:t>
      </w:r>
      <w:r w:rsidRPr="00F45960">
        <w:t>sht</w:t>
      </w:r>
      <w:r w:rsidR="000B4D91" w:rsidRPr="00F45960">
        <w:t>ë</w:t>
      </w:r>
      <w:r w:rsidRPr="00F45960">
        <w:t xml:space="preserve"> p</w:t>
      </w:r>
      <w:r w:rsidR="000B4D91" w:rsidRPr="00F45960">
        <w:t>ë</w:t>
      </w:r>
      <w:r w:rsidRPr="00F45960">
        <w:t>rdorur</w:t>
      </w:r>
      <w:r w:rsidR="0042277D">
        <w:t>, siç u tha edhe më lartë,</w:t>
      </w:r>
      <w:r w:rsidRPr="00F45960">
        <w:t xml:space="preserve"> ueb-faqja zyrtare e </w:t>
      </w:r>
      <w:r w:rsidR="003B286A">
        <w:t xml:space="preserve">Valve, pra Steam nëpërmjet </w:t>
      </w:r>
      <w:r w:rsidRPr="00F45960">
        <w:t xml:space="preserve">Steam Public API </w:t>
      </w:r>
      <w:r w:rsidRPr="00F45960">
        <w:rPr>
          <w:i/>
          <w:iCs/>
        </w:rPr>
        <w:t>(https://steamapi.xpa</w:t>
      </w:r>
      <w:r w:rsidR="006B31A4" w:rsidRPr="00F45960">
        <w:rPr>
          <w:i/>
          <w:iCs/>
        </w:rPr>
        <w:t>w</w:t>
      </w:r>
      <w:r w:rsidRPr="00F45960">
        <w:rPr>
          <w:i/>
          <w:iCs/>
        </w:rPr>
        <w:t>.me)</w:t>
      </w:r>
      <w:r w:rsidR="00D83EE3" w:rsidRPr="00F45960">
        <w:rPr>
          <w:i/>
          <w:iCs/>
        </w:rPr>
        <w:t xml:space="preserve"> </w:t>
      </w:r>
      <w:sdt>
        <w:sdtPr>
          <w:rPr>
            <w:i/>
            <w:iCs/>
          </w:rPr>
          <w:id w:val="1080179682"/>
          <w:citation/>
        </w:sdt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w:rsidRPr="00F45960">
        <w:t>. P</w:t>
      </w:r>
      <w:r w:rsidR="000B4D91" w:rsidRPr="00F45960">
        <w:t>ë</w:t>
      </w:r>
      <w:r w:rsidRPr="00F45960">
        <w:t>rpara se t</w:t>
      </w:r>
      <w:r w:rsidR="000B4D91" w:rsidRPr="00F45960">
        <w:t>ë</w:t>
      </w:r>
      <w:r w:rsidRPr="00F45960">
        <w:t xml:space="preserve"> qasemi n</w:t>
      </w:r>
      <w:r w:rsidR="000B4D91" w:rsidRPr="00F45960">
        <w:t>ë</w:t>
      </w:r>
      <w:r w:rsidRPr="00F45960">
        <w:t xml:space="preserve"> k</w:t>
      </w:r>
      <w:r w:rsidR="000B4D91" w:rsidRPr="00F45960">
        <w:t>ë</w:t>
      </w:r>
      <w:r w:rsidRPr="00F45960">
        <w:t>t</w:t>
      </w:r>
      <w:r w:rsidR="000B4D91" w:rsidRPr="00F45960">
        <w:t>ë</w:t>
      </w:r>
      <w:r w:rsidRPr="00F45960">
        <w:t xml:space="preserve"> faqe, duhet pasur nj</w:t>
      </w:r>
      <w:r w:rsidR="000B4D91" w:rsidRPr="00F45960">
        <w:t>ë</w:t>
      </w:r>
      <w:r w:rsidRPr="00F45960">
        <w:t xml:space="preserve"> llogari n</w:t>
      </w:r>
      <w:r w:rsidR="000B4D91" w:rsidRPr="00F45960">
        <w:t>ë</w:t>
      </w:r>
      <w:r w:rsidRPr="00F45960">
        <w:t xml:space="preserve"> Steam </w:t>
      </w:r>
      <w:r w:rsidRPr="00F45960">
        <w:rPr>
          <w:i/>
          <w:iCs/>
        </w:rPr>
        <w:t>(https://steampo</w:t>
      </w:r>
      <w:r w:rsidR="00CA5B4E" w:rsidRPr="00F45960">
        <w:rPr>
          <w:i/>
          <w:iCs/>
        </w:rPr>
        <w:t>w</w:t>
      </w:r>
      <w:r w:rsidRPr="00F45960">
        <w:rPr>
          <w:i/>
          <w:iCs/>
        </w:rPr>
        <w:t>ered.com)</w:t>
      </w:r>
      <w:r w:rsidRPr="00F45960">
        <w:t xml:space="preserv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t</w:t>
      </w:r>
      <w:r w:rsidR="000B4D91" w:rsidRPr="00F45960">
        <w:t>ë</w:t>
      </w:r>
      <w:r w:rsidRPr="00F45960">
        <w:t xml:space="preserve"> fitojm</w:t>
      </w:r>
      <w:r w:rsidR="000B4D91" w:rsidRPr="00F45960">
        <w:t>ë</w:t>
      </w:r>
      <w:r w:rsidRPr="00F45960">
        <w:t xml:space="preserve"> nj</w:t>
      </w:r>
      <w:r w:rsidR="000B4D91" w:rsidRPr="00F45960">
        <w:t>ë</w:t>
      </w:r>
      <w:r w:rsidR="00712FE0" w:rsidRPr="00F45960">
        <w:t xml:space="preserve"> çel</w:t>
      </w:r>
      <w:r w:rsidR="0004185D" w:rsidRPr="00F45960">
        <w:t>ë</w:t>
      </w:r>
      <w:r w:rsidR="00712FE0" w:rsidRPr="00F45960">
        <w:t>s</w:t>
      </w:r>
      <w:r w:rsidRPr="00F45960">
        <w:t xml:space="preserve"> </w:t>
      </w:r>
      <w:r w:rsidR="00712FE0" w:rsidRPr="00F45960">
        <w:t>(ang.</w:t>
      </w:r>
      <w:r w:rsidR="00712FE0" w:rsidRPr="00F45960">
        <w:rPr>
          <w:i/>
          <w:iCs/>
        </w:rPr>
        <w:t xml:space="preserve"> </w:t>
      </w:r>
      <w:r w:rsidRPr="00F45960">
        <w:rPr>
          <w:i/>
          <w:iCs/>
        </w:rPr>
        <w:t>Steam Key</w:t>
      </w:r>
      <w:r w:rsidR="00712FE0" w:rsidRPr="00F45960">
        <w:rPr>
          <w:i/>
          <w:iCs/>
        </w:rPr>
        <w:t>)</w:t>
      </w:r>
      <w:r w:rsidRPr="00F45960">
        <w:rPr>
          <w:i/>
          <w:iCs/>
        </w:rPr>
        <w:t xml:space="preserve"> dhe </w:t>
      </w:r>
      <w:r w:rsidRPr="00F45960">
        <w:t>nj</w:t>
      </w:r>
      <w:r w:rsidR="000B4D91" w:rsidRPr="00F45960">
        <w:t>ë</w:t>
      </w:r>
      <w:r w:rsidRPr="00F45960">
        <w:rPr>
          <w:i/>
          <w:iCs/>
        </w:rPr>
        <w:t xml:space="preserve"> </w:t>
      </w:r>
      <w:r w:rsidR="00CA5B4E" w:rsidRPr="00F45960">
        <w:rPr>
          <w:i/>
          <w:iCs/>
        </w:rPr>
        <w:t xml:space="preserve">domain </w:t>
      </w:r>
      <w:r w:rsidR="00712FE0" w:rsidRPr="00F45960">
        <w:t>em</w:t>
      </w:r>
      <w:r w:rsidR="0004185D" w:rsidRPr="00F45960">
        <w:t>ë</w:t>
      </w:r>
      <w:r w:rsidR="00712FE0" w:rsidRPr="00F45960">
        <w:t>r</w:t>
      </w:r>
      <w:r w:rsidR="00712FE0" w:rsidRPr="00F45960">
        <w:rPr>
          <w:i/>
          <w:iCs/>
        </w:rPr>
        <w:t xml:space="preserve"> </w:t>
      </w:r>
      <w:r w:rsidR="00712FE0" w:rsidRPr="00F45960">
        <w:t>(ang.</w:t>
      </w:r>
      <w:r w:rsidR="00712FE0" w:rsidRPr="00F45960">
        <w:rPr>
          <w:i/>
          <w:iCs/>
        </w:rPr>
        <w:t xml:space="preserve"> </w:t>
      </w:r>
      <w:r w:rsidRPr="00F45960">
        <w:rPr>
          <w:i/>
          <w:iCs/>
        </w:rPr>
        <w:t>domain name</w:t>
      </w:r>
      <w:r w:rsidR="00712FE0" w:rsidRPr="00F45960">
        <w:rPr>
          <w:i/>
          <w:iCs/>
        </w:rPr>
        <w:t>)</w:t>
      </w:r>
      <w:r w:rsidRPr="00F45960">
        <w:rPr>
          <w:i/>
          <w:iCs/>
        </w:rPr>
        <w:t xml:space="preserve"> </w:t>
      </w:r>
      <w:r w:rsidRPr="00F45960">
        <w:t>nga i cili na lejohet q</w:t>
      </w:r>
      <w:r w:rsidR="000B4D91" w:rsidRPr="00F45960">
        <w:t>ë</w:t>
      </w:r>
      <w:r w:rsidRPr="00F45960">
        <w:t xml:space="preserve">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 nga </w:t>
      </w:r>
      <w:r w:rsidRPr="00F45960">
        <w:rPr>
          <w:i/>
          <w:iCs/>
        </w:rPr>
        <w:t>API</w:t>
      </w:r>
      <w:r w:rsidR="00CA5B4E" w:rsidRPr="00F45960">
        <w:rPr>
          <w:i/>
          <w:iCs/>
        </w:rPr>
        <w:t xml:space="preserve"> </w:t>
      </w:r>
      <w:r w:rsidR="00CA5B4E" w:rsidRPr="00F45960">
        <w:t>publik</w:t>
      </w:r>
      <w:r w:rsidR="00CA5B4E" w:rsidRPr="00F45960">
        <w:rPr>
          <w:i/>
          <w:iCs/>
        </w:rPr>
        <w:t xml:space="preserve"> </w:t>
      </w:r>
      <w:r w:rsidRPr="00F45960">
        <w:t>i ofruar nga to</w:t>
      </w:r>
      <w:r w:rsidR="00D17A95" w:rsidRPr="00F45960">
        <w:t xml:space="preserve"> </w:t>
      </w:r>
      <w:sdt>
        <w:sdtPr>
          <w:id w:val="567935512"/>
          <w:citation/>
        </w:sdt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w:rsidRPr="00F45960">
        <w:t>. Nj</w:t>
      </w:r>
      <w:r w:rsidR="000B4D91" w:rsidRPr="00F45960">
        <w:t>ë</w:t>
      </w:r>
      <w:r w:rsidRPr="00F45960">
        <w:t xml:space="preserve"> dyshe e tyre duket k</w:t>
      </w:r>
      <w:r w:rsidR="000B4D91" w:rsidRPr="00F45960">
        <w:t>ë</w:t>
      </w:r>
      <w:r w:rsidRPr="00F45960">
        <w:t xml:space="preserve">shtu, dhe </w:t>
      </w:r>
      <w:r w:rsidR="000B4D91" w:rsidRPr="00F45960">
        <w:t>ë</w:t>
      </w:r>
      <w:r w:rsidRPr="00F45960">
        <w:t>sht</w:t>
      </w:r>
      <w:r w:rsidR="000B4D91" w:rsidRPr="00F45960">
        <w:t>ë</w:t>
      </w:r>
      <w:r w:rsidRPr="00F45960">
        <w:t xml:space="preserve"> vendosur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p</w:t>
      </w:r>
      <w:r w:rsidR="000B4D91" w:rsidRPr="00F45960">
        <w:t>ë</w:t>
      </w:r>
      <w:r w:rsidRPr="00F45960">
        <w:t>rdoruesi q</w:t>
      </w:r>
      <w:r w:rsidR="000B4D91" w:rsidRPr="00F45960">
        <w:t>ë</w:t>
      </w:r>
      <w:r w:rsidRPr="00F45960">
        <w:t xml:space="preserve"> p</w:t>
      </w:r>
      <w:r w:rsidR="000B4D91" w:rsidRPr="00F45960">
        <w:t>ë</w:t>
      </w:r>
      <w:r w:rsidRPr="00F45960">
        <w:t>rdor t</w:t>
      </w:r>
      <w:r w:rsidR="000B4D91" w:rsidRPr="00F45960">
        <w:t>ë</w:t>
      </w:r>
      <w:r w:rsidRPr="00F45960">
        <w:t xml:space="preserve"> ket</w:t>
      </w:r>
      <w:r w:rsidR="000B4D91" w:rsidRPr="00F45960">
        <w:t>ë</w:t>
      </w:r>
      <w:r w:rsidRPr="00F45960">
        <w:t xml:space="preserve"> nj</w:t>
      </w:r>
      <w:r w:rsidR="000B4D91" w:rsidRPr="00F45960">
        <w:t>ë</w:t>
      </w:r>
      <w:r w:rsidRPr="00F45960">
        <w:t xml:space="preserve"> limit t</w:t>
      </w:r>
      <w:r w:rsidR="000B4D91" w:rsidRPr="00F45960">
        <w:t>ë</w:t>
      </w:r>
      <w:r w:rsidRPr="00F45960">
        <w:t xml:space="preserve"> caktuar n</w:t>
      </w:r>
      <w:r w:rsidR="000B4D91" w:rsidRPr="00F45960">
        <w:t>ë</w:t>
      </w:r>
      <w:r w:rsidRPr="00F45960">
        <w:t xml:space="preserve"> marrjen (</w:t>
      </w:r>
      <w:r w:rsidR="00712FE0" w:rsidRPr="00F45960">
        <w:t>ang.</w:t>
      </w:r>
      <w:r w:rsidR="00712FE0" w:rsidRPr="00F45960">
        <w:rPr>
          <w:i/>
          <w:iCs/>
        </w:rPr>
        <w:t xml:space="preserve"> </w:t>
      </w:r>
      <w:r w:rsidRPr="00F45960">
        <w:rPr>
          <w:i/>
          <w:iCs/>
        </w:rPr>
        <w:t xml:space="preserve">fetching) </w:t>
      </w:r>
      <w:r w:rsidR="00DA1AE9" w:rsidRPr="00F45960">
        <w:t>e</w:t>
      </w:r>
      <w:r w:rsidRPr="00F45960">
        <w:t xml:space="preserve"> t</w:t>
      </w:r>
      <w:r w:rsidR="000B4D91" w:rsidRPr="00F45960">
        <w:t>ë</w:t>
      </w:r>
      <w:r w:rsidRPr="00F45960">
        <w:t xml:space="preserve"> dh</w:t>
      </w:r>
      <w:r w:rsidR="000B4D91" w:rsidRPr="00F45960">
        <w:t>ë</w:t>
      </w:r>
      <w:r w:rsidRPr="00F45960">
        <w:t>nave</w:t>
      </w:r>
      <w:r w:rsidR="00010917">
        <w:t xml:space="preserve"> (e zgjeruar më poshtë</w:t>
      </w:r>
      <w:r w:rsidR="008158D1">
        <w:t xml:space="preserve">, </w:t>
      </w:r>
      <w:r w:rsidR="008158D1">
        <w:fldChar w:fldCharType="begin"/>
      </w:r>
      <w:r w:rsidR="008158D1">
        <w:instrText xml:space="preserve"> REF _Ref23844469 \h </w:instrText>
      </w:r>
      <w:r w:rsidR="008158D1">
        <w:fldChar w:fldCharType="separate"/>
      </w:r>
      <w:r w:rsidR="008158D1">
        <w:t xml:space="preserve">Figura </w:t>
      </w:r>
      <w:r w:rsidR="008158D1">
        <w:rPr>
          <w:noProof/>
        </w:rPr>
        <w:t>9</w:t>
      </w:r>
      <w:r w:rsidR="008158D1">
        <w:t>: Çifti çel</w:t>
      </w:r>
      <w:r w:rsidR="008158D1" w:rsidRPr="008913EC">
        <w:t>ë</w:t>
      </w:r>
      <w:r w:rsidR="008158D1">
        <w:t>s - domain name</w:t>
      </w:r>
      <w:r w:rsidR="008158D1">
        <w:fldChar w:fldCharType="end"/>
      </w:r>
      <w:r w:rsidR="008158D1">
        <w:t>).</w:t>
      </w:r>
    </w:p>
    <w:p w14:paraId="50739C68" w14:textId="77777777" w:rsidR="006307F1" w:rsidRDefault="008A68B8" w:rsidP="006307F1">
      <w:pPr>
        <w:keepNext/>
      </w:pPr>
      <w:r w:rsidRPr="00F45960">
        <w:rPr>
          <w:noProof/>
          <w:lang w:val="en-US"/>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6A85F803" w14:textId="3933D5B4" w:rsidR="008A68B8" w:rsidRDefault="006307F1" w:rsidP="00F31A2C">
      <w:pPr>
        <w:pStyle w:val="Caption"/>
      </w:pPr>
      <w:bookmarkStart w:id="126" w:name="_Ref23844469"/>
      <w:bookmarkStart w:id="127" w:name="_Toc23845914"/>
      <w:r>
        <w:t xml:space="preserve">Figura </w:t>
      </w:r>
      <w:r>
        <w:fldChar w:fldCharType="begin"/>
      </w:r>
      <w:r>
        <w:instrText xml:space="preserve"> SEQ Figura \* ARABIC </w:instrText>
      </w:r>
      <w:r>
        <w:fldChar w:fldCharType="separate"/>
      </w:r>
      <w:r w:rsidR="003541D8">
        <w:rPr>
          <w:noProof/>
        </w:rPr>
        <w:t>9</w:t>
      </w:r>
      <w:r>
        <w:fldChar w:fldCharType="end"/>
      </w:r>
      <w:r>
        <w:t>: Çifti çel</w:t>
      </w:r>
      <w:r w:rsidRPr="008913EC">
        <w:t>ë</w:t>
      </w:r>
      <w:r>
        <w:t>s - domain name</w:t>
      </w:r>
      <w:bookmarkEnd w:id="126"/>
      <w:bookmarkEnd w:id="127"/>
    </w:p>
    <w:p w14:paraId="149A32A9" w14:textId="77777777" w:rsidR="008158D1" w:rsidRPr="008158D1" w:rsidRDefault="008158D1" w:rsidP="008158D1"/>
    <w:p w14:paraId="73269647" w14:textId="4B07A4D6" w:rsidR="008A68B8" w:rsidRPr="00F45960" w:rsidRDefault="008A68B8" w:rsidP="0076410F">
      <w:r w:rsidRPr="00F45960">
        <w:t>Me marrjen e k</w:t>
      </w:r>
      <w:r w:rsidR="000B4D91" w:rsidRPr="00F45960">
        <w:t>ë</w:t>
      </w:r>
      <w:r w:rsidRPr="00F45960">
        <w:t>tyre kredencialeve ne mund t</w:t>
      </w:r>
      <w:r w:rsidR="000B4D91" w:rsidRPr="00F45960">
        <w:t>ë</w:t>
      </w:r>
      <w:r w:rsidRPr="00F45960">
        <w:t xml:space="preserve"> b</w:t>
      </w:r>
      <w:r w:rsidR="000B4D91" w:rsidRPr="00F45960">
        <w:t>ë</w:t>
      </w:r>
      <w:r w:rsidRPr="00F45960">
        <w:t>jm</w:t>
      </w:r>
      <w:r w:rsidR="000B4D91" w:rsidRPr="00F45960">
        <w:t>ë</w:t>
      </w:r>
      <w:r w:rsidRPr="00F45960">
        <w:t xml:space="preserve"> nj</w:t>
      </w:r>
      <w:r w:rsidR="000B4D91" w:rsidRPr="00F45960">
        <w:t>ë</w:t>
      </w:r>
      <w:r w:rsidRPr="00F45960">
        <w:t xml:space="preserve"> k</w:t>
      </w:r>
      <w:r w:rsidR="000B4D91" w:rsidRPr="00F45960">
        <w:t>ë</w:t>
      </w:r>
      <w:r w:rsidRPr="00F45960">
        <w:t>rkes</w:t>
      </w:r>
      <w:r w:rsidR="000B4D91" w:rsidRPr="00F45960">
        <w:t>ë</w:t>
      </w:r>
      <w:r w:rsidRPr="00F45960">
        <w:t xml:space="preserve"> t</w:t>
      </w:r>
      <w:r w:rsidR="000B4D91" w:rsidRPr="00F45960">
        <w:t>ë</w:t>
      </w:r>
      <w:r w:rsidRPr="00F45960">
        <w:t xml:space="preserve"> thjesht</w:t>
      </w:r>
      <w:r w:rsidR="000B4D91" w:rsidRPr="00F45960">
        <w:t>ë</w:t>
      </w:r>
      <w:r w:rsidRPr="00F45960">
        <w:t xml:space="preserve"> n</w:t>
      </w:r>
      <w:r w:rsidR="000B4D91" w:rsidRPr="00F45960">
        <w:t>ë</w:t>
      </w:r>
      <w:r w:rsidRPr="00F45960">
        <w:t>p</w:t>
      </w:r>
      <w:r w:rsidR="000B4D91" w:rsidRPr="00F45960">
        <w:t>ë</w:t>
      </w:r>
      <w:r w:rsidRPr="00F45960">
        <w:t xml:space="preserve">rmjet </w:t>
      </w:r>
      <w:r w:rsidR="008158D1">
        <w:t>lidhjes</w:t>
      </w:r>
      <w:r w:rsidR="0050099A">
        <w:t xml:space="preserve"> më poshtë</w:t>
      </w:r>
      <w:r w:rsidR="008158D1">
        <w:t xml:space="preserve"> (</w:t>
      </w:r>
      <w:r w:rsidR="008158D1">
        <w:fldChar w:fldCharType="begin"/>
      </w:r>
      <w:r w:rsidR="008158D1">
        <w:instrText xml:space="preserve"> REF _Ref23844487 \h </w:instrText>
      </w:r>
      <w:r w:rsidR="008158D1">
        <w:fldChar w:fldCharType="separate"/>
      </w:r>
      <w:r w:rsidR="008158D1">
        <w:t xml:space="preserve">Figura </w:t>
      </w:r>
      <w:r w:rsidR="008158D1">
        <w:rPr>
          <w:noProof/>
        </w:rPr>
        <w:t>10</w:t>
      </w:r>
      <w:r w:rsidR="008158D1">
        <w:t>: Shembull i nj</w:t>
      </w:r>
      <w:r w:rsidR="008158D1" w:rsidRPr="007644F8">
        <w:t>ë</w:t>
      </w:r>
      <w:r w:rsidR="008158D1">
        <w:t xml:space="preserve"> lidhjeje p</w:t>
      </w:r>
      <w:r w:rsidR="008158D1" w:rsidRPr="007644F8">
        <w:t>ë</w:t>
      </w:r>
      <w:r w:rsidR="008158D1">
        <w:t>r nj</w:t>
      </w:r>
      <w:r w:rsidR="008158D1" w:rsidRPr="007644F8">
        <w:t>ë</w:t>
      </w:r>
      <w:r w:rsidR="008158D1">
        <w:t xml:space="preserve"> loj</w:t>
      </w:r>
      <w:r w:rsidR="008158D1" w:rsidRPr="007644F8">
        <w:t>ë</w:t>
      </w:r>
      <w:r w:rsidR="008158D1">
        <w:t xml:space="preserve"> t</w:t>
      </w:r>
      <w:r w:rsidR="008158D1" w:rsidRPr="007644F8">
        <w:t>ë</w:t>
      </w:r>
      <w:r w:rsidR="008158D1">
        <w:t xml:space="preserve"> caktuar</w:t>
      </w:r>
      <w:r w:rsidR="008158D1">
        <w:fldChar w:fldCharType="end"/>
      </w:r>
      <w:r w:rsidR="008158D1">
        <w:t>)</w:t>
      </w:r>
      <w:r w:rsidR="00637813">
        <w:t>.</w:t>
      </w:r>
    </w:p>
    <w:p w14:paraId="01E82763" w14:textId="77777777" w:rsidR="006307F1" w:rsidRDefault="00367B55" w:rsidP="006307F1">
      <w:pPr>
        <w:keepNext/>
      </w:pPr>
      <w:r w:rsidRPr="00F45960">
        <w:rPr>
          <w:noProof/>
          <w:lang w:val="en-US"/>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57CE2A70" w14:textId="4E49B970" w:rsidR="008A68B8" w:rsidRDefault="006307F1" w:rsidP="00F31A2C">
      <w:pPr>
        <w:pStyle w:val="Caption"/>
      </w:pPr>
      <w:bookmarkStart w:id="128" w:name="_Ref23844487"/>
      <w:bookmarkStart w:id="129" w:name="_Toc23845915"/>
      <w:r>
        <w:t xml:space="preserve">Figura </w:t>
      </w:r>
      <w:r>
        <w:fldChar w:fldCharType="begin"/>
      </w:r>
      <w:r>
        <w:instrText xml:space="preserve"> SEQ Figura \* ARABIC </w:instrText>
      </w:r>
      <w:r>
        <w:fldChar w:fldCharType="separate"/>
      </w:r>
      <w:r w:rsidR="003541D8">
        <w:rPr>
          <w:noProof/>
        </w:rPr>
        <w:t>10</w:t>
      </w:r>
      <w:r>
        <w:fldChar w:fldCharType="end"/>
      </w:r>
      <w:r>
        <w:t xml:space="preserve">: </w:t>
      </w:r>
      <w:r w:rsidR="00D551EB">
        <w:t>L</w:t>
      </w:r>
      <w:r>
        <w:t>idhj</w:t>
      </w:r>
      <w:r w:rsidR="00D551EB">
        <w:t>a</w:t>
      </w:r>
      <w:r>
        <w:t xml:space="preserve"> p</w:t>
      </w:r>
      <w:r w:rsidRPr="007644F8">
        <w:t>ë</w:t>
      </w:r>
      <w:r>
        <w:t>r nj</w:t>
      </w:r>
      <w:r w:rsidRPr="007644F8">
        <w:t>ë</w:t>
      </w:r>
      <w:r>
        <w:t xml:space="preserve"> loj</w:t>
      </w:r>
      <w:r w:rsidRPr="007644F8">
        <w:t>ë</w:t>
      </w:r>
      <w:r>
        <w:t xml:space="preserve"> t</w:t>
      </w:r>
      <w:r w:rsidRPr="007644F8">
        <w:t>ë</w:t>
      </w:r>
      <w:r>
        <w:t xml:space="preserve"> caktuar</w:t>
      </w:r>
      <w:bookmarkEnd w:id="128"/>
      <w:bookmarkEnd w:id="129"/>
    </w:p>
    <w:p w14:paraId="6EB56E7E" w14:textId="77777777" w:rsidR="008158D1" w:rsidRPr="008158D1" w:rsidRDefault="008158D1" w:rsidP="008158D1"/>
    <w:p w14:paraId="1222AD0B" w14:textId="77777777" w:rsidR="005F4687" w:rsidRDefault="008A68B8" w:rsidP="0076410F">
      <w:r w:rsidRPr="00F45960">
        <w:t xml:space="preserve">ku si </w:t>
      </w:r>
      <w:r w:rsidRPr="00F45960">
        <w:rPr>
          <w:i/>
          <w:iCs/>
        </w:rPr>
        <w:t>match</w:t>
      </w:r>
      <w:r w:rsidRPr="00F45960">
        <w:rPr>
          <w:i/>
          <w:iCs/>
        </w:rPr>
        <w:softHyphen/>
      </w:r>
      <w:r w:rsidR="00D71423" w:rsidRPr="00F45960">
        <w:rPr>
          <w:i/>
          <w:iCs/>
        </w:rPr>
        <w:t xml:space="preserve"> </w:t>
      </w:r>
      <w:r w:rsidRPr="00F45960">
        <w:rPr>
          <w:i/>
          <w:iCs/>
        </w:rPr>
        <w:t>id</w:t>
      </w:r>
      <w:r w:rsidRPr="00F45960">
        <w:rPr>
          <w:i/>
          <w:iCs/>
        </w:rPr>
        <w:softHyphen/>
        <w:t xml:space="preserve"> </w:t>
      </w:r>
      <w:r w:rsidRPr="00F45960">
        <w:t>jepet vlera numerike e nj</w:t>
      </w:r>
      <w:r w:rsidR="000B4D91" w:rsidRPr="00F45960">
        <w:t>ë</w:t>
      </w:r>
      <w:r w:rsidRPr="00F45960">
        <w:t xml:space="preserve"> loje me </w:t>
      </w:r>
      <w:r w:rsidRPr="00F45960">
        <w:rPr>
          <w:i/>
          <w:iCs/>
        </w:rPr>
        <w:t xml:space="preserve">id </w:t>
      </w:r>
      <w:r w:rsidRPr="00F45960">
        <w:t>p</w:t>
      </w:r>
      <w:r w:rsidR="000B4D91" w:rsidRPr="00F45960">
        <w:t>ë</w:t>
      </w:r>
      <w:r w:rsidRPr="00F45960">
        <w:t>rkat</w:t>
      </w:r>
      <w:r w:rsidR="000B4D91" w:rsidRPr="00F45960">
        <w:t>ë</w:t>
      </w:r>
      <w:r w:rsidRPr="00F45960">
        <w:t>se</w:t>
      </w:r>
      <w:r w:rsidR="00367B55" w:rsidRPr="00F45960">
        <w:t>, q</w:t>
      </w:r>
      <w:r w:rsidR="000B4D91" w:rsidRPr="00F45960">
        <w:t>ë</w:t>
      </w:r>
      <w:r w:rsidR="00367B55" w:rsidRPr="00F45960">
        <w:t xml:space="preserve"> n</w:t>
      </w:r>
      <w:r w:rsidR="000B4D91" w:rsidRPr="00F45960">
        <w:t>ë</w:t>
      </w:r>
      <w:r w:rsidR="00367B55" w:rsidRPr="00F45960">
        <w:t xml:space="preserve"> rastin e m</w:t>
      </w:r>
      <w:r w:rsidR="000B4D91" w:rsidRPr="00F45960">
        <w:t>ë</w:t>
      </w:r>
      <w:r w:rsidR="00367B55" w:rsidRPr="00F45960">
        <w:t>sip</w:t>
      </w:r>
      <w:r w:rsidR="000B4D91" w:rsidRPr="00F45960">
        <w:t>ë</w:t>
      </w:r>
      <w:r w:rsidR="00367B55" w:rsidRPr="00F45960">
        <w:t xml:space="preserve">rm </w:t>
      </w:r>
      <w:r w:rsidR="000B4D91" w:rsidRPr="00F45960">
        <w:t>ë</w:t>
      </w:r>
      <w:r w:rsidR="00367B55" w:rsidRPr="00F45960">
        <w:t>sht</w:t>
      </w:r>
      <w:r w:rsidR="000B4D91" w:rsidRPr="00F45960">
        <w:t>ë</w:t>
      </w:r>
      <w:r w:rsidR="00367B55" w:rsidRPr="00F45960">
        <w:t xml:space="preserve"> 5000000001</w:t>
      </w:r>
      <w:r w:rsidR="00FD5490" w:rsidRPr="00F45960">
        <w:t xml:space="preserve">, dhe </w:t>
      </w:r>
      <w:r w:rsidR="00FD5490" w:rsidRPr="00F45960">
        <w:rPr>
          <w:i/>
          <w:iCs/>
        </w:rPr>
        <w:t xml:space="preserve">key </w:t>
      </w:r>
      <w:r w:rsidR="000B4D91" w:rsidRPr="00F45960">
        <w:t>ë</w:t>
      </w:r>
      <w:r w:rsidR="00FD5490" w:rsidRPr="00F45960">
        <w:t>sht</w:t>
      </w:r>
      <w:r w:rsidR="000B4D91" w:rsidRPr="00F45960">
        <w:t>ë</w:t>
      </w:r>
      <w:r w:rsidR="00FD5490" w:rsidRPr="00F45960">
        <w:t xml:space="preserve"> çel</w:t>
      </w:r>
      <w:r w:rsidR="000B4D91" w:rsidRPr="00F45960">
        <w:t>ë</w:t>
      </w:r>
      <w:r w:rsidR="00FD5490" w:rsidRPr="00F45960">
        <w:t>si i gjeneruar m</w:t>
      </w:r>
      <w:r w:rsidR="000B4D91" w:rsidRPr="00F45960">
        <w:t>ë</w:t>
      </w:r>
      <w:r w:rsidR="00FD5490" w:rsidRPr="00F45960">
        <w:t xml:space="preserve"> lart</w:t>
      </w:r>
      <w:r w:rsidR="000B4D91" w:rsidRPr="00F45960">
        <w:t>ë</w:t>
      </w:r>
      <w:r w:rsidR="00FD5490" w:rsidRPr="00F45960">
        <w:t>.</w:t>
      </w:r>
    </w:p>
    <w:p w14:paraId="08811864" w14:textId="164F11F6" w:rsidR="004E394F" w:rsidRPr="00F45960" w:rsidRDefault="004E394F" w:rsidP="0076410F">
      <w:r w:rsidRPr="00F45960">
        <w:t>Formati i t</w:t>
      </w:r>
      <w:r w:rsidR="000B4D91" w:rsidRPr="00F45960">
        <w:t>ë</w:t>
      </w:r>
      <w:r w:rsidRPr="00F45960">
        <w:t xml:space="preserve"> dh</w:t>
      </w:r>
      <w:r w:rsidR="000B4D91" w:rsidRPr="00F45960">
        <w:t>ë</w:t>
      </w:r>
      <w:r w:rsidRPr="00F45960">
        <w:t xml:space="preserve">nave </w:t>
      </w:r>
      <w:commentRangeStart w:id="130"/>
      <w:r w:rsidRPr="00F45960">
        <w:t xml:space="preserve">i </w:t>
      </w:r>
      <w:r w:rsidR="008571CF" w:rsidRPr="00F45960">
        <w:t>reprezentues</w:t>
      </w:r>
      <w:r w:rsidRPr="00F45960">
        <w:t xml:space="preserve"> </w:t>
      </w:r>
      <w:commentRangeEnd w:id="130"/>
      <w:r w:rsidR="003275E5">
        <w:rPr>
          <w:rStyle w:val="CommentReference"/>
        </w:rPr>
        <w:commentReference w:id="130"/>
      </w:r>
      <w:r w:rsidRPr="00F45960">
        <w:t xml:space="preserve">nga </w:t>
      </w:r>
      <w:r w:rsidR="008571CF" w:rsidRPr="00F45960">
        <w:t>lidhja</w:t>
      </w:r>
      <w:r w:rsidRPr="00F45960">
        <w:t xml:space="preserve"> </w:t>
      </w:r>
      <w:r w:rsidR="008571CF" w:rsidRPr="00F45960">
        <w:t>e</w:t>
      </w:r>
      <w:r w:rsidRPr="00F45960">
        <w:t xml:space="preserve"> m</w:t>
      </w:r>
      <w:r w:rsidR="000B4D91" w:rsidRPr="00F45960">
        <w:t>ë</w:t>
      </w:r>
      <w:r w:rsidRPr="00F45960">
        <w:t>sip</w:t>
      </w:r>
      <w:r w:rsidR="000B4D91" w:rsidRPr="00F45960">
        <w:t>ë</w:t>
      </w:r>
      <w:r w:rsidRPr="00F45960">
        <w:t>rm</w:t>
      </w:r>
      <w:r w:rsidR="008571CF" w:rsidRPr="00F45960">
        <w:t>e</w:t>
      </w:r>
      <w:r w:rsidRPr="00F45960">
        <w:t xml:space="preserve"> </w:t>
      </w:r>
      <w:r w:rsidR="000B4D91" w:rsidRPr="00F45960">
        <w:t>ë</w:t>
      </w:r>
      <w:r w:rsidRPr="00F45960">
        <w:t>sht</w:t>
      </w:r>
      <w:r w:rsidR="000B4D91" w:rsidRPr="00F45960">
        <w:t>ë</w:t>
      </w:r>
      <w:r w:rsidRPr="00F45960">
        <w:t xml:space="preserve"> </w:t>
      </w:r>
      <w:r w:rsidRPr="005F4687">
        <w:t>Json</w:t>
      </w:r>
      <w:r w:rsidR="00743C29" w:rsidRPr="00F45960">
        <w:t xml:space="preserve"> </w:t>
      </w:r>
      <w:r w:rsidR="00743C29" w:rsidRPr="00F45960">
        <w:rPr>
          <w:i/>
          <w:iCs/>
        </w:rPr>
        <w:t xml:space="preserve">(Javascript Object Notation) </w:t>
      </w:r>
      <w:r w:rsidR="00743C29" w:rsidRPr="00F45960">
        <w:t>dhe ky na lejon ruajtjen dhe transportimin e t</w:t>
      </w:r>
      <w:r w:rsidR="0004185D" w:rsidRPr="00F45960">
        <w:t>ë</w:t>
      </w:r>
      <w:r w:rsidR="00743C29" w:rsidRPr="00F45960">
        <w:t xml:space="preserve"> dh</w:t>
      </w:r>
      <w:r w:rsidR="0004185D" w:rsidRPr="00F45960">
        <w:t>ë</w:t>
      </w:r>
      <w:r w:rsidR="00743C29" w:rsidRPr="00F45960">
        <w:t>nave</w:t>
      </w:r>
      <w:r w:rsidR="00015829" w:rsidRPr="00F45960">
        <w:t xml:space="preserve"> </w:t>
      </w:r>
      <w:sdt>
        <w:sdtPr>
          <w:id w:val="1436096825"/>
          <w:citation/>
        </w:sdt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w:rsidR="00743C29" w:rsidRPr="00F45960">
        <w:t>.</w:t>
      </w:r>
      <w:r w:rsidRPr="00F45960">
        <w:t xml:space="preserve"> </w:t>
      </w:r>
      <w:r w:rsidR="00743C29" w:rsidRPr="00F45960">
        <w:t>N</w:t>
      </w:r>
      <w:r w:rsidRPr="00F45960">
        <w:t>j</w:t>
      </w:r>
      <w:r w:rsidR="000B4D91" w:rsidRPr="00F45960">
        <w:t>ë</w:t>
      </w:r>
      <w:r w:rsidRPr="00F45960">
        <w:t xml:space="preserve"> format </w:t>
      </w:r>
      <w:r w:rsidR="003E272F" w:rsidRPr="00F45960">
        <w:t>i vlefshëm</w:t>
      </w:r>
      <w:r w:rsidRPr="00F45960">
        <w:t xml:space="preserve"> i nj</w:t>
      </w:r>
      <w:r w:rsidR="000B4D91" w:rsidRPr="00F45960">
        <w:t>ë</w:t>
      </w:r>
      <w:r w:rsidRPr="00F45960">
        <w:t xml:space="preserve"> loje gjendet nga numri 1 deri te numri 6 miliard</w:t>
      </w:r>
      <w:r w:rsidR="000B4D91" w:rsidRPr="00F45960">
        <w:t>ë</w:t>
      </w:r>
      <w:r w:rsidRPr="00F45960">
        <w:t>, pra, nj</w:t>
      </w:r>
      <w:r w:rsidR="000B4D91" w:rsidRPr="00F45960">
        <w:t>ë</w:t>
      </w:r>
      <w:r w:rsidRPr="00F45960">
        <w:t xml:space="preserve"> </w:t>
      </w:r>
      <w:r w:rsidRPr="00F45960">
        <w:rPr>
          <w:i/>
          <w:iCs/>
        </w:rPr>
        <w:t>match</w:t>
      </w:r>
      <w:r w:rsidR="005517DE" w:rsidRPr="00F45960">
        <w:rPr>
          <w:i/>
          <w:iCs/>
        </w:rPr>
        <w:t xml:space="preserve"> </w:t>
      </w:r>
      <w:r w:rsidRPr="00F45960">
        <w:rPr>
          <w:i/>
          <w:iCs/>
        </w:rPr>
        <w:t>id</w:t>
      </w:r>
      <w:r w:rsidRPr="00F45960">
        <w:t xml:space="preserve"> do t</w:t>
      </w:r>
      <w:r w:rsidR="000B4D91" w:rsidRPr="00F45960">
        <w:t>ë</w:t>
      </w:r>
      <w:r w:rsidRPr="00F45960">
        <w:t xml:space="preserve"> ishte </w:t>
      </w:r>
      <w:r w:rsidR="00273CF7" w:rsidRPr="00F45960">
        <w:t>e vlefshme</w:t>
      </w:r>
      <w:r w:rsidRPr="00F45960">
        <w:t xml:space="preserve"> nga vlera</w:t>
      </w:r>
      <w:r w:rsidR="00743C29" w:rsidRPr="00F45960">
        <w:t xml:space="preserve">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 xml:space="preserve">1 </w:t>
      </w:r>
      <w:r w:rsidRPr="00F45960">
        <w:t xml:space="preserve">deri tek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6</w:t>
      </w:r>
      <w:r w:rsidR="00D17A95" w:rsidRPr="00F45960">
        <w:rPr>
          <w:i/>
          <w:iCs/>
        </w:rPr>
        <w:t>00</w:t>
      </w:r>
      <w:r w:rsidRPr="00F45960">
        <w:rPr>
          <w:i/>
          <w:iCs/>
        </w:rPr>
        <w:t>0000000</w:t>
      </w:r>
      <w:r w:rsidRPr="00F45960">
        <w:t>.</w:t>
      </w:r>
      <w:r w:rsidR="00367B55" w:rsidRPr="00F45960">
        <w:t xml:space="preserve"> </w:t>
      </w:r>
    </w:p>
    <w:p w14:paraId="71D13947" w14:textId="77777777" w:rsidR="000E2CD1" w:rsidRDefault="000E2CD1" w:rsidP="0076410F"/>
    <w:p w14:paraId="2895B63E" w14:textId="1135A492" w:rsidR="007C7C5E" w:rsidRDefault="00D17A95" w:rsidP="0076410F">
      <w:r w:rsidRPr="00F45960">
        <w:lastRenderedPageBreak/>
        <w:t>Dihet q</w:t>
      </w:r>
      <w:r w:rsidR="000B4D91" w:rsidRPr="00F45960">
        <w:t>ë</w:t>
      </w:r>
      <w:r w:rsidRPr="00F45960">
        <w:t xml:space="preserve"> p</w:t>
      </w:r>
      <w:r w:rsidR="000B4D91" w:rsidRPr="00F45960">
        <w:t>ë</w:t>
      </w:r>
      <w:r w:rsidRPr="00F45960">
        <w:t>r t</w:t>
      </w:r>
      <w:r w:rsidR="000B4D91" w:rsidRPr="00F45960">
        <w:t>ë</w:t>
      </w:r>
      <w:r w:rsidRPr="00F45960">
        <w:t xml:space="preserve"> grumbulluar kaq shum</w:t>
      </w:r>
      <w:r w:rsidR="000B4D91" w:rsidRPr="00F45960">
        <w:t>ë</w:t>
      </w:r>
      <w:r w:rsidRPr="00F45960">
        <w:t xml:space="preserve"> t</w:t>
      </w:r>
      <w:r w:rsidR="000B4D91" w:rsidRPr="00F45960">
        <w:t>ë</w:t>
      </w:r>
      <w:r w:rsidRPr="00F45960">
        <w:t xml:space="preserve"> dh</w:t>
      </w:r>
      <w:r w:rsidR="000B4D91" w:rsidRPr="00F45960">
        <w:t>ë</w:t>
      </w:r>
      <w:r w:rsidRPr="00F45960">
        <w:t>na, duhen vite e vite duke marr</w:t>
      </w:r>
      <w:r w:rsidR="003D3E49" w:rsidRPr="00F45960">
        <w:t>ë</w:t>
      </w:r>
      <w:r w:rsidRPr="00F45960">
        <w:t xml:space="preserve"> parasysh q</w:t>
      </w:r>
      <w:r w:rsidR="000B4D91" w:rsidRPr="00F45960">
        <w:t>ë</w:t>
      </w:r>
      <w:r w:rsidRPr="00F45960">
        <w:t xml:space="preserve"> nj</w:t>
      </w:r>
      <w:r w:rsidR="000B4D91" w:rsidRPr="00F45960">
        <w:t>ë</w:t>
      </w:r>
      <w:r w:rsidRPr="00F45960">
        <w:t xml:space="preserve"> video-loj</w:t>
      </w:r>
      <w:r w:rsidR="000B4D91" w:rsidRPr="00F45960">
        <w:t>ë</w:t>
      </w:r>
      <w:r w:rsidRPr="00F45960">
        <w:t xml:space="preserve"> zhvillohet p</w:t>
      </w:r>
      <w:r w:rsidR="000B4D91" w:rsidRPr="00F45960">
        <w:t>ë</w:t>
      </w:r>
      <w:r w:rsidRPr="00F45960">
        <w:t>r rreth 45 minutash. E p</w:t>
      </w:r>
      <w:r w:rsidR="000B4D91" w:rsidRPr="00F45960">
        <w:t>ë</w:t>
      </w:r>
      <w:r w:rsidRPr="00F45960">
        <w:t>r nj</w:t>
      </w:r>
      <w:r w:rsidR="000B4D91" w:rsidRPr="00F45960">
        <w:t>ë</w:t>
      </w:r>
      <w:r w:rsidRPr="00F45960">
        <w:t xml:space="preserve"> periudh</w:t>
      </w:r>
      <w:r w:rsidR="000B4D91" w:rsidRPr="00F45960">
        <w:t>ë</w:t>
      </w:r>
      <w:r w:rsidRPr="00F45960">
        <w:t xml:space="preserve"> kohore kaq t</w:t>
      </w:r>
      <w:r w:rsidR="000B4D91" w:rsidRPr="00F45960">
        <w:t>ë</w:t>
      </w:r>
      <w:r w:rsidRPr="00F45960">
        <w:t xml:space="preserve"> gjat</w:t>
      </w:r>
      <w:r w:rsidR="000B4D91" w:rsidRPr="00F45960">
        <w:t>ë</w:t>
      </w:r>
      <w:r w:rsidRPr="00F45960">
        <w:t>, edhe struktura e t</w:t>
      </w:r>
      <w:r w:rsidR="000B4D91" w:rsidRPr="00F45960">
        <w:t>ë</w:t>
      </w:r>
      <w:r w:rsidRPr="00F45960">
        <w:t xml:space="preserve"> dh</w:t>
      </w:r>
      <w:r w:rsidR="000B4D91" w:rsidRPr="00F45960">
        <w:t>ë</w:t>
      </w:r>
      <w:r w:rsidRPr="00F45960">
        <w:t>nave, q</w:t>
      </w:r>
      <w:r w:rsidR="000B4D91" w:rsidRPr="00F45960">
        <w:t>ë</w:t>
      </w:r>
      <w:r w:rsidRPr="00F45960">
        <w:t xml:space="preserve"> n</w:t>
      </w:r>
      <w:r w:rsidR="000B4D91" w:rsidRPr="00F45960">
        <w:t>ë</w:t>
      </w:r>
      <w:r w:rsidRPr="00F45960">
        <w:t xml:space="preserve"> rastin ton</w:t>
      </w:r>
      <w:r w:rsidR="000B4D91" w:rsidRPr="00F45960">
        <w:t>ë</w:t>
      </w:r>
      <w:r w:rsidRPr="00F45960">
        <w:t xml:space="preserve"> </w:t>
      </w:r>
      <w:r w:rsidR="000B4D91" w:rsidRPr="00F45960">
        <w:t>ë</w:t>
      </w:r>
      <w:r w:rsidRPr="00F45960">
        <w:t>sht</w:t>
      </w:r>
      <w:r w:rsidR="000B4D91" w:rsidRPr="00F45960">
        <w:t>ë</w:t>
      </w:r>
      <w:r w:rsidRPr="00F45960">
        <w:t xml:space="preserve"> </w:t>
      </w:r>
      <w:del w:id="131" w:author="Lule Ahmedi" w:date="2019-11-10T23:09:00Z">
        <w:r w:rsidRPr="00F45960" w:rsidDel="003275E5">
          <w:delText xml:space="preserve">Json </w:delText>
        </w:r>
      </w:del>
      <w:commentRangeStart w:id="132"/>
      <w:ins w:id="133" w:author="Lule Ahmedi" w:date="2019-11-10T23:09:00Z">
        <w:r w:rsidR="003275E5">
          <w:t>JSON</w:t>
        </w:r>
        <w:r w:rsidR="003275E5" w:rsidRPr="00F45960">
          <w:t xml:space="preserve"> </w:t>
        </w:r>
        <w:commentRangeEnd w:id="132"/>
        <w:r w:rsidR="003275E5">
          <w:rPr>
            <w:rStyle w:val="CommentReference"/>
          </w:rPr>
          <w:commentReference w:id="132"/>
        </w:r>
      </w:ins>
      <w:r w:rsidRPr="00F45960">
        <w:t>nd</w:t>
      </w:r>
      <w:r w:rsidR="000B4D91" w:rsidRPr="00F45960">
        <w:t>ë</w:t>
      </w:r>
      <w:r w:rsidRPr="00F45960">
        <w:t>rron duksh</w:t>
      </w:r>
      <w:r w:rsidR="000B4D91" w:rsidRPr="00F45960">
        <w:t>ë</w:t>
      </w:r>
      <w:r w:rsidRPr="00F45960">
        <w:t>m, pasi gjithmon</w:t>
      </w:r>
      <w:r w:rsidR="000B4D91" w:rsidRPr="00F45960">
        <w:t>ë</w:t>
      </w:r>
      <w:r w:rsidRPr="00F45960">
        <w:t xml:space="preserve"> </w:t>
      </w:r>
      <w:r w:rsidR="000B4D91" w:rsidRPr="00F45960">
        <w:t>ë</w:t>
      </w:r>
      <w:r w:rsidRPr="00F45960">
        <w:t>sht</w:t>
      </w:r>
      <w:r w:rsidR="000B4D91" w:rsidRPr="00F45960">
        <w:t>ë</w:t>
      </w:r>
      <w:r w:rsidRPr="00F45960">
        <w:t xml:space="preserve"> tentuar t</w:t>
      </w:r>
      <w:r w:rsidR="000B4D91" w:rsidRPr="00F45960">
        <w:t>ë</w:t>
      </w:r>
      <w:r w:rsidRPr="00F45960">
        <w:t xml:space="preserve"> </w:t>
      </w:r>
      <w:r w:rsidR="00FD5490" w:rsidRPr="00F45960">
        <w:t>krijohet</w:t>
      </w:r>
      <w:r w:rsidRPr="00F45960">
        <w:t xml:space="preserve"> nj</w:t>
      </w:r>
      <w:r w:rsidR="000B4D91" w:rsidRPr="00F45960">
        <w:t>ë</w:t>
      </w:r>
      <w:r w:rsidRPr="00F45960">
        <w:t xml:space="preserve"> struktur</w:t>
      </w:r>
      <w:r w:rsidR="000B4D91" w:rsidRPr="00F45960">
        <w:t>ë</w:t>
      </w:r>
      <w:r w:rsidRPr="00F45960">
        <w:t xml:space="preserve"> q</w:t>
      </w:r>
      <w:r w:rsidR="000B4D91" w:rsidRPr="00F45960">
        <w:t>ë</w:t>
      </w:r>
      <w:r w:rsidRPr="00F45960">
        <w:t xml:space="preserve"> </w:t>
      </w:r>
      <w:r w:rsidR="000B4D91" w:rsidRPr="00F45960">
        <w:t>ë</w:t>
      </w:r>
      <w:r w:rsidRPr="00F45960">
        <w:t>sht</w:t>
      </w:r>
      <w:r w:rsidR="000B4D91" w:rsidRPr="00F45960">
        <w:t>ë</w:t>
      </w:r>
      <w:r w:rsidRPr="00F45960">
        <w:t xml:space="preserve"> m</w:t>
      </w:r>
      <w:r w:rsidR="000B4D91" w:rsidRPr="00F45960">
        <w:t>ë</w:t>
      </w:r>
      <w:r w:rsidRPr="00F45960">
        <w:t xml:space="preserve"> p</w:t>
      </w:r>
      <w:r w:rsidR="000B4D91" w:rsidRPr="00F45960">
        <w:t>ë</w:t>
      </w:r>
      <w:r w:rsidRPr="00F45960">
        <w:t>rshkruese dhe m</w:t>
      </w:r>
      <w:r w:rsidR="000B4D91" w:rsidRPr="00F45960">
        <w:t>ë</w:t>
      </w:r>
      <w:r w:rsidRPr="00F45960">
        <w:t xml:space="preserve"> e kuptueshme se ajo paraprakja. </w:t>
      </w:r>
      <w:r w:rsidR="003064F2" w:rsidRPr="00F45960">
        <w:t>Çfar</w:t>
      </w:r>
      <w:r w:rsidR="000B4D91" w:rsidRPr="00F45960">
        <w:t>ë</w:t>
      </w:r>
      <w:r w:rsidR="003064F2" w:rsidRPr="00F45960">
        <w:t xml:space="preserve"> duam t</w:t>
      </w:r>
      <w:r w:rsidR="000B4D91" w:rsidRPr="00F45960">
        <w:t>ë</w:t>
      </w:r>
      <w:r w:rsidR="003064F2" w:rsidRPr="00F45960">
        <w:t xml:space="preserve"> themi </w:t>
      </w:r>
      <w:r w:rsidR="000B4D91" w:rsidRPr="00F45960">
        <w:t>ë</w:t>
      </w:r>
      <w:r w:rsidR="003064F2" w:rsidRPr="00F45960">
        <w:t>sht</w:t>
      </w:r>
      <w:r w:rsidR="000B4D91" w:rsidRPr="00F45960">
        <w:t>ë</w:t>
      </w:r>
      <w:r w:rsidR="003064F2" w:rsidRPr="00F45960">
        <w:t xml:space="preserve"> se struktura Json me </w:t>
      </w:r>
      <w:r w:rsidR="003064F2" w:rsidRPr="00F45960">
        <w:rPr>
          <w:i/>
          <w:iCs/>
        </w:rPr>
        <w:t>match</w:t>
      </w:r>
      <w:r w:rsidR="00AF0888" w:rsidRPr="00F45960">
        <w:rPr>
          <w:i/>
          <w:iCs/>
        </w:rPr>
        <w:t xml:space="preserve"> </w:t>
      </w:r>
      <w:r w:rsidR="003064F2" w:rsidRPr="00F45960">
        <w:rPr>
          <w:i/>
          <w:iCs/>
        </w:rPr>
        <w:t>id</w:t>
      </w:r>
      <w:r w:rsidR="00AF0888" w:rsidRPr="00F45960">
        <w:rPr>
          <w:i/>
          <w:iCs/>
        </w:rPr>
        <w:t xml:space="preserve"> </w:t>
      </w:r>
      <w:r w:rsidR="003064F2" w:rsidRPr="00F45960">
        <w:rPr>
          <w:i/>
          <w:iCs/>
        </w:rPr>
        <w:t xml:space="preserve">1 </w:t>
      </w:r>
      <w:r w:rsidR="003064F2" w:rsidRPr="00F45960">
        <w:t xml:space="preserve">nuk </w:t>
      </w:r>
      <w:r w:rsidR="000B4D91" w:rsidRPr="00F45960">
        <w:t>ë</w:t>
      </w:r>
      <w:r w:rsidR="003064F2" w:rsidRPr="00F45960">
        <w:t>sht</w:t>
      </w:r>
      <w:r w:rsidR="000B4D91" w:rsidRPr="00F45960">
        <w:t>ë</w:t>
      </w:r>
      <w:r w:rsidR="003064F2" w:rsidRPr="00F45960">
        <w:t xml:space="preserve"> e nj</w:t>
      </w:r>
      <w:r w:rsidR="00AF0888" w:rsidRPr="00F45960">
        <w:t>ë</w:t>
      </w:r>
      <w:r w:rsidR="003064F2" w:rsidRPr="00F45960">
        <w:t>jt</w:t>
      </w:r>
      <w:r w:rsidR="000B4D91" w:rsidRPr="00F45960">
        <w:t>ë</w:t>
      </w:r>
      <w:r w:rsidR="003064F2" w:rsidRPr="00F45960">
        <w:t xml:space="preserve"> me struktur</w:t>
      </w:r>
      <w:r w:rsidR="000B4D91" w:rsidRPr="00F45960">
        <w:t>ë</w:t>
      </w:r>
      <w:r w:rsidR="003064F2" w:rsidRPr="00F45960">
        <w:t xml:space="preserve">n Json me </w:t>
      </w:r>
      <w:r w:rsidR="003064F2" w:rsidRPr="00F45960">
        <w:rPr>
          <w:i/>
          <w:iCs/>
        </w:rPr>
        <w:t>match</w:t>
      </w:r>
      <w:r w:rsidR="00AF0888" w:rsidRPr="00F45960">
        <w:rPr>
          <w:i/>
          <w:iCs/>
        </w:rPr>
        <w:t xml:space="preserve"> </w:t>
      </w:r>
      <w:r w:rsidR="003064F2" w:rsidRPr="00F45960">
        <w:rPr>
          <w:i/>
          <w:iCs/>
        </w:rPr>
        <w:t>id</w:t>
      </w:r>
      <w:r w:rsidR="009F268C" w:rsidRPr="00F45960">
        <w:rPr>
          <w:i/>
          <w:iCs/>
        </w:rPr>
        <w:t xml:space="preserve"> </w:t>
      </w:r>
      <w:r w:rsidR="003064F2" w:rsidRPr="00F45960">
        <w:rPr>
          <w:i/>
          <w:iCs/>
        </w:rPr>
        <w:t xml:space="preserve">5 </w:t>
      </w:r>
      <w:r w:rsidR="00AF0888" w:rsidRPr="00F45960">
        <w:t>miliard</w:t>
      </w:r>
      <w:r w:rsidR="003064F2" w:rsidRPr="00F45960">
        <w:rPr>
          <w:i/>
          <w:iCs/>
        </w:rPr>
        <w:t>.</w:t>
      </w:r>
      <w:r w:rsidR="003064F2" w:rsidRPr="00F45960">
        <w:t xml:space="preserve"> P</w:t>
      </w:r>
      <w:r w:rsidR="000B4D91" w:rsidRPr="00F45960">
        <w:t>ë</w:t>
      </w:r>
      <w:r w:rsidR="003064F2" w:rsidRPr="00F45960">
        <w:t>r k</w:t>
      </w:r>
      <w:r w:rsidR="000B4D91" w:rsidRPr="00F45960">
        <w:t>ë</w:t>
      </w:r>
      <w:r w:rsidR="003064F2" w:rsidRPr="00F45960">
        <w:t>t</w:t>
      </w:r>
      <w:r w:rsidR="000B4D91" w:rsidRPr="00F45960">
        <w:t>ë</w:t>
      </w:r>
      <w:r w:rsidR="003064F2" w:rsidRPr="00F45960">
        <w:t xml:space="preserve"> arsye, ne kemi zgjedhur nj</w:t>
      </w:r>
      <w:r w:rsidR="000B4D91" w:rsidRPr="00F45960">
        <w:t>ë</w:t>
      </w:r>
      <w:r w:rsidR="003064F2" w:rsidRPr="00F45960">
        <w:t xml:space="preserve"> interval n</w:t>
      </w:r>
      <w:r w:rsidR="000B4D91" w:rsidRPr="00F45960">
        <w:t>ë</w:t>
      </w:r>
      <w:r w:rsidR="003064F2" w:rsidRPr="00F45960">
        <w:t xml:space="preserve"> t</w:t>
      </w:r>
      <w:r w:rsidR="000B4D91" w:rsidRPr="00F45960">
        <w:t>ë</w:t>
      </w:r>
      <w:r w:rsidR="003064F2" w:rsidRPr="00F45960">
        <w:t xml:space="preserve"> cilin struktura Json nuk ndryshon dhe posedon aq shum</w:t>
      </w:r>
      <w:r w:rsidR="000B4D91" w:rsidRPr="00F45960">
        <w:t>ë</w:t>
      </w:r>
      <w:r w:rsidR="003064F2" w:rsidRPr="00F45960">
        <w:t xml:space="preserve"> t</w:t>
      </w:r>
      <w:r w:rsidR="000B4D91" w:rsidRPr="00F45960">
        <w:t>ë</w:t>
      </w:r>
      <w:r w:rsidR="003064F2" w:rsidRPr="00F45960">
        <w:t xml:space="preserve"> dh</w:t>
      </w:r>
      <w:r w:rsidR="000B4D91" w:rsidRPr="00F45960">
        <w:t>ë</w:t>
      </w:r>
      <w:r w:rsidR="003064F2" w:rsidRPr="00F45960">
        <w:t>na sa q</w:t>
      </w:r>
      <w:r w:rsidR="000B4D91" w:rsidRPr="00F45960">
        <w:t>ë</w:t>
      </w:r>
      <w:r w:rsidR="003064F2" w:rsidRPr="00F45960">
        <w:t xml:space="preserve"> ne t</w:t>
      </w:r>
      <w:r w:rsidR="000B4D91" w:rsidRPr="00F45960">
        <w:t>ë</w:t>
      </w:r>
      <w:r w:rsidR="003064F2" w:rsidRPr="00F45960">
        <w:t xml:space="preserve"> mund t</w:t>
      </w:r>
      <w:r w:rsidR="000B4D91" w:rsidRPr="00F45960">
        <w:t>ë</w:t>
      </w:r>
      <w:r w:rsidR="003064F2" w:rsidRPr="00F45960">
        <w:t xml:space="preserve"> krijojm</w:t>
      </w:r>
      <w:r w:rsidR="000B4D91" w:rsidRPr="00F45960">
        <w:t>ë</w:t>
      </w:r>
      <w:r w:rsidR="003064F2" w:rsidRPr="00F45960">
        <w:t xml:space="preserve"> nj</w:t>
      </w:r>
      <w:r w:rsidR="000B4D91" w:rsidRPr="00F45960">
        <w:t>ë</w:t>
      </w:r>
      <w:r w:rsidR="003064F2" w:rsidRPr="00F45960">
        <w:t xml:space="preserve"> data</w:t>
      </w:r>
      <w:r w:rsidR="009F268C" w:rsidRPr="00F45960">
        <w:t xml:space="preserve"> </w:t>
      </w:r>
      <w:r w:rsidR="003064F2" w:rsidRPr="00F45960">
        <w:t>set t</w:t>
      </w:r>
      <w:r w:rsidR="000B4D91" w:rsidRPr="00F45960">
        <w:t>ë</w:t>
      </w:r>
      <w:r w:rsidR="003064F2" w:rsidRPr="00F45960">
        <w:t xml:space="preserve"> mir</w:t>
      </w:r>
      <w:r w:rsidR="000B4D91" w:rsidRPr="00F45960">
        <w:t>ë</w:t>
      </w:r>
      <w:r w:rsidR="003064F2" w:rsidRPr="00F45960">
        <w:t>fillt</w:t>
      </w:r>
      <w:r w:rsidR="000B4D91" w:rsidRPr="00F45960">
        <w:t>ë</w:t>
      </w:r>
      <w:r w:rsidR="003064F2" w:rsidRPr="00F45960">
        <w:t>.</w:t>
      </w:r>
      <w:r w:rsidR="00FB705C" w:rsidRPr="00F45960">
        <w:t xml:space="preserve"> </w:t>
      </w:r>
    </w:p>
    <w:p w14:paraId="4A45F8F2" w14:textId="7F4B7B15" w:rsidR="003064F2" w:rsidRPr="00F45960" w:rsidRDefault="003064F2" w:rsidP="0076410F">
      <w:r w:rsidRPr="00F45960">
        <w:t>Intervali q</w:t>
      </w:r>
      <w:r w:rsidR="000B4D91" w:rsidRPr="00F45960">
        <w:t>ë</w:t>
      </w:r>
      <w:r w:rsidRPr="00F45960">
        <w:t xml:space="preserve"> kemi zgjedhur ne </w:t>
      </w:r>
      <w:r w:rsidR="000B4D91" w:rsidRPr="00F45960">
        <w:t>ë</w:t>
      </w:r>
      <w:r w:rsidRPr="00F45960">
        <w:t>sht</w:t>
      </w:r>
      <w:r w:rsidR="000B4D91" w:rsidRPr="00F45960">
        <w:t>ë</w:t>
      </w:r>
      <w:r w:rsidRPr="00F45960">
        <w:t xml:space="preserve"> </w:t>
      </w:r>
      <w:r w:rsidR="000E2CD1">
        <w:t>(</w:t>
      </w:r>
      <w:r w:rsidR="000E2CD1">
        <w:fldChar w:fldCharType="begin"/>
      </w:r>
      <w:r w:rsidR="000E2CD1">
        <w:instrText xml:space="preserve"> REF _Ref23844550 \h </w:instrText>
      </w:r>
      <w:r w:rsidR="000E2CD1">
        <w:fldChar w:fldCharType="separate"/>
      </w:r>
      <w:r w:rsidR="000E2CD1">
        <w:t xml:space="preserve">Figura </w:t>
      </w:r>
      <w:r w:rsidR="000E2CD1">
        <w:rPr>
          <w:noProof/>
        </w:rPr>
        <w:t>11</w:t>
      </w:r>
      <w:r w:rsidR="000E2CD1">
        <w:t>: T</w:t>
      </w:r>
      <w:r w:rsidR="000E2CD1" w:rsidRPr="00FC349D">
        <w:t>ë</w:t>
      </w:r>
      <w:r w:rsidR="000E2CD1">
        <w:t xml:space="preserve"> dh</w:t>
      </w:r>
      <w:r w:rsidR="000E2CD1" w:rsidRPr="00FC349D">
        <w:t>ë</w:t>
      </w:r>
      <w:r w:rsidR="000E2CD1">
        <w:t>na rreth data setit</w:t>
      </w:r>
      <w:r w:rsidR="000E2CD1">
        <w:fldChar w:fldCharType="end"/>
      </w:r>
      <w:r w:rsidR="000E2CD1">
        <w:t>)</w:t>
      </w:r>
      <w:r w:rsidR="00637813">
        <w:t>:</w:t>
      </w:r>
    </w:p>
    <w:p w14:paraId="46A2710D" w14:textId="77777777" w:rsidR="006307F1" w:rsidRDefault="00EB12B6" w:rsidP="006307F1">
      <w:pPr>
        <w:keepNext/>
      </w:pPr>
      <w:r>
        <w:rPr>
          <w:noProof/>
          <w:lang w:val="en-US"/>
        </w:rPr>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D9997C8" w14:textId="3A61354B" w:rsidR="00D17A95" w:rsidRDefault="006307F1" w:rsidP="00F31A2C">
      <w:pPr>
        <w:pStyle w:val="Caption"/>
      </w:pPr>
      <w:bookmarkStart w:id="134" w:name="_Ref23844550"/>
      <w:bookmarkStart w:id="135" w:name="_Toc23845916"/>
      <w:r>
        <w:t xml:space="preserve">Figura </w:t>
      </w:r>
      <w:r>
        <w:fldChar w:fldCharType="begin"/>
      </w:r>
      <w:r>
        <w:instrText xml:space="preserve"> SEQ Figura \* ARABIC </w:instrText>
      </w:r>
      <w:r>
        <w:fldChar w:fldCharType="separate"/>
      </w:r>
      <w:r w:rsidR="003541D8">
        <w:rPr>
          <w:noProof/>
        </w:rPr>
        <w:t>11</w:t>
      </w:r>
      <w:r>
        <w:fldChar w:fldCharType="end"/>
      </w:r>
      <w:r>
        <w:t>: T</w:t>
      </w:r>
      <w:r w:rsidRPr="00FC349D">
        <w:t>ë</w:t>
      </w:r>
      <w:r>
        <w:t xml:space="preserve"> dh</w:t>
      </w:r>
      <w:r w:rsidRPr="00FC349D">
        <w:t>ë</w:t>
      </w:r>
      <w:r>
        <w:t>na rreth data setit</w:t>
      </w:r>
      <w:bookmarkEnd w:id="134"/>
      <w:bookmarkEnd w:id="135"/>
    </w:p>
    <w:p w14:paraId="3E4644D4" w14:textId="77777777" w:rsidR="000E2CD1" w:rsidRPr="000E2CD1" w:rsidRDefault="000E2CD1" w:rsidP="000E2CD1"/>
    <w:p w14:paraId="55E6637B" w14:textId="4B070256" w:rsidR="004E394F" w:rsidRDefault="003064F2" w:rsidP="003064F2">
      <w:r w:rsidRPr="00F45960">
        <w:t xml:space="preserve">Ku </w:t>
      </w:r>
      <w:r w:rsidRPr="00F45960">
        <w:rPr>
          <w:i/>
          <w:iCs/>
        </w:rPr>
        <w:t>start</w:t>
      </w:r>
      <w:r w:rsidR="009869D1" w:rsidRPr="00F45960">
        <w:rPr>
          <w:i/>
          <w:iCs/>
        </w:rPr>
        <w:t xml:space="preserve"> </w:t>
      </w:r>
      <w:r w:rsidRPr="00F45960">
        <w:rPr>
          <w:i/>
          <w:iCs/>
        </w:rPr>
        <w:t xml:space="preserve">id </w:t>
      </w:r>
      <w:r w:rsidRPr="00F45960">
        <w:t>paraqet fillimin e intervalit q</w:t>
      </w:r>
      <w:r w:rsidR="000B4D91" w:rsidRPr="00F45960">
        <w:t>ë</w:t>
      </w:r>
      <w:r w:rsidRPr="00F45960">
        <w:t xml:space="preserve"> duam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nat dhe </w:t>
      </w:r>
      <w:r w:rsidRPr="00F45960">
        <w:rPr>
          <w:i/>
          <w:iCs/>
        </w:rPr>
        <w:t>end</w:t>
      </w:r>
      <w:r w:rsidR="000D2C31" w:rsidRPr="00F45960">
        <w:rPr>
          <w:i/>
          <w:iCs/>
        </w:rPr>
        <w:t xml:space="preserve"> </w:t>
      </w:r>
      <w:r w:rsidRPr="00F45960">
        <w:rPr>
          <w:i/>
          <w:iCs/>
        </w:rPr>
        <w:t>id</w:t>
      </w:r>
      <w:r w:rsidRPr="00F45960">
        <w:t xml:space="preserve"> paraqet mbarimin e intervalit, gjat</w:t>
      </w:r>
      <w:r w:rsidR="000B4D91" w:rsidRPr="00F45960">
        <w:t>ë</w:t>
      </w:r>
      <w:r w:rsidRPr="00F45960">
        <w:t xml:space="preserve"> k</w:t>
      </w:r>
      <w:r w:rsidR="000B4D91" w:rsidRPr="00F45960">
        <w:t>ë</w:t>
      </w:r>
      <w:r w:rsidRPr="00F45960">
        <w:t xml:space="preserve">tij intervali, </w:t>
      </w:r>
      <w:r w:rsidR="00FD5490" w:rsidRPr="00F45960">
        <w:t>p</w:t>
      </w:r>
      <w:r w:rsidR="000B4D91" w:rsidRPr="00F45960">
        <w:t>ë</w:t>
      </w:r>
      <w:r w:rsidR="00FD5490" w:rsidRPr="00F45960">
        <w:t xml:space="preserve">r shkak </w:t>
      </w:r>
      <w:r w:rsidRPr="00F45960">
        <w:t>t</w:t>
      </w:r>
      <w:r w:rsidR="000B4D91" w:rsidRPr="00F45960">
        <w:t>ë</w:t>
      </w:r>
      <w:r w:rsidRPr="00F45960">
        <w:t xml:space="preserve"> automatizimit kemi vendosur q</w:t>
      </w:r>
      <w:r w:rsidR="000B4D91" w:rsidRPr="00F45960">
        <w:t>ë</w:t>
      </w:r>
      <w:r w:rsidRPr="00F45960">
        <w:t xml:space="preserve"> vlera e numri</w:t>
      </w:r>
      <w:r w:rsidR="00264147" w:rsidRPr="00F45960">
        <w:t>t</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w:t>
      </w:r>
      <w:r w:rsidRPr="00F45960">
        <w:rPr>
          <w:i/>
          <w:iCs/>
        </w:rPr>
        <w:t xml:space="preserve"> </w:t>
      </w:r>
      <w:r w:rsidRPr="00F45960">
        <w:t>t</w:t>
      </w:r>
      <w:r w:rsidR="000B4D91" w:rsidRPr="00F45960">
        <w:t>ë</w:t>
      </w:r>
      <w:r w:rsidRPr="00F45960">
        <w:t xml:space="preserve"> jet</w:t>
      </w:r>
      <w:r w:rsidR="000B4D91" w:rsidRPr="00F45960">
        <w:t>ë</w:t>
      </w:r>
      <w:r w:rsidRPr="00F45960">
        <w:t xml:space="preserve"> dinamike, pra n</w:t>
      </w:r>
      <w:r w:rsidR="000B4D91" w:rsidRPr="00F45960">
        <w:t>ë</w:t>
      </w:r>
      <w:r w:rsidRPr="00F45960">
        <w:t xml:space="preserve"> rastin ton</w:t>
      </w:r>
      <w:r w:rsidR="000B4D91" w:rsidRPr="00F45960">
        <w:t>ë</w:t>
      </w:r>
      <w:r w:rsidRPr="00F45960">
        <w:t xml:space="preserve"> </w:t>
      </w:r>
      <w:r w:rsidRPr="00F45960">
        <w:rPr>
          <w:i/>
          <w:iCs/>
        </w:rPr>
        <w:t>feeds</w:t>
      </w:r>
      <w:r w:rsidRPr="00F45960">
        <w:t>, q</w:t>
      </w:r>
      <w:r w:rsidR="000B4D91" w:rsidRPr="00F45960">
        <w:t>ë</w:t>
      </w:r>
      <w:r w:rsidRPr="00F45960">
        <w:t xml:space="preserve"> </w:t>
      </w:r>
      <w:r w:rsidR="000B4D91" w:rsidRPr="00F45960">
        <w:t>ë</w:t>
      </w:r>
      <w:r w:rsidRPr="00F45960">
        <w:t>sht</w:t>
      </w:r>
      <w:r w:rsidR="000B4D91" w:rsidRPr="00F45960">
        <w:t>ë</w:t>
      </w:r>
      <w:r w:rsidRPr="00F45960">
        <w:t xml:space="preserve"> 50.000.</w:t>
      </w:r>
    </w:p>
    <w:p w14:paraId="66F18B76" w14:textId="59AB4822" w:rsidR="00F77900" w:rsidRPr="00F45960" w:rsidRDefault="00F77900" w:rsidP="003064F2">
      <w:r>
        <w:t>Meqenëse ekziston një kufi prej rreth 11.000 thirrjeve të njëpasnjëshme në lidhjen e mësipërme që është i paraparë ta ndaloj abuzimet dhe sulmet e ndryshme, ne e kemi ndarë procesin e dërgimit të kërkesave në 4 pjesë, ku secila pjesë përmban 10.000 thirrje të njëpasnjëshme që rezulton në çerekun e data setit përfundimtarë. E më pas këto 4 pjesë i kemi bashkuar për të krijuar një data set të plotë, në të cilin po operojmë tani. K</w:t>
      </w:r>
      <w:r w:rsidR="008B0E98">
        <w:t>jo procedur</w:t>
      </w:r>
      <w:bookmarkStart w:id="136" w:name="_Hlk23769361"/>
      <w:r w:rsidR="008B0E98">
        <w:t>ë</w:t>
      </w:r>
      <w:bookmarkEnd w:id="136"/>
      <w:r w:rsidR="008B0E98">
        <w:t xml:space="preserve"> nuk shpjegohet pasi nuk parashihet të jetë pjesë e këtij projekti, por gjithsesi vërehet në kodin burimorë</w:t>
      </w:r>
      <w:r w:rsidR="00A46E98">
        <w:t xml:space="preserve">, klasa </w:t>
      </w:r>
      <w:r w:rsidR="00A46E98">
        <w:rPr>
          <w:i/>
          <w:iCs/>
        </w:rPr>
        <w:t xml:space="preserve">Merging </w:t>
      </w:r>
      <w:r w:rsidR="00A46E98">
        <w:t>saktësisht</w:t>
      </w:r>
      <w:r w:rsidR="008B0E98">
        <w:t>.</w:t>
      </w:r>
      <w:r>
        <w:t xml:space="preserve"> </w:t>
      </w:r>
    </w:p>
    <w:p w14:paraId="5DD8F3DE" w14:textId="0B41D6AC" w:rsidR="003064F2" w:rsidRPr="00F45960" w:rsidRDefault="003064F2" w:rsidP="003064F2">
      <w:r w:rsidRPr="00F45960">
        <w:t>Var</w:t>
      </w:r>
      <w:r w:rsidR="000B4D91" w:rsidRPr="00F45960">
        <w:t>ë</w:t>
      </w:r>
      <w:r w:rsidRPr="00F45960">
        <w:t xml:space="preserve">sisht numrit </w:t>
      </w:r>
      <w:r w:rsidR="00EB12B6">
        <w:rPr>
          <w:i/>
          <w:iCs/>
        </w:rPr>
        <w:t>FEEDS</w:t>
      </w:r>
      <w:r w:rsidRPr="00F45960">
        <w:t>, aq t</w:t>
      </w:r>
      <w:r w:rsidR="000B4D91" w:rsidRPr="00F45960">
        <w:t>ë</w:t>
      </w:r>
      <w:r w:rsidRPr="00F45960">
        <w:t xml:space="preserve"> dh</w:t>
      </w:r>
      <w:r w:rsidR="000B4D91" w:rsidRPr="00F45960">
        <w:t>ë</w:t>
      </w:r>
      <w:r w:rsidRPr="00F45960">
        <w:t>na do t</w:t>
      </w:r>
      <w:r w:rsidR="000B4D91" w:rsidRPr="00F45960">
        <w:t>ë</w:t>
      </w:r>
      <w:r w:rsidRPr="00F45960">
        <w:t xml:space="preserve"> ket</w:t>
      </w:r>
      <w:r w:rsidR="000B4D91" w:rsidRPr="00F45960">
        <w:t>ë</w:t>
      </w:r>
      <w:r w:rsidRPr="00F45960">
        <w:t xml:space="preserve"> data</w:t>
      </w:r>
      <w:r w:rsidR="00F61EA8" w:rsidRPr="00F45960">
        <w:t xml:space="preserve"> </w:t>
      </w:r>
      <w:r w:rsidRPr="00F45960">
        <w:t>seti jon</w:t>
      </w:r>
      <w:r w:rsidR="000B4D91" w:rsidRPr="00F45960">
        <w:t>ë</w:t>
      </w:r>
      <w:r w:rsidRPr="00F45960">
        <w:t>. Do i referohemi me fjal</w:t>
      </w:r>
      <w:r w:rsidR="000B4D91" w:rsidRPr="00F45960">
        <w:t>ë</w:t>
      </w:r>
      <w:r w:rsidRPr="00F45960">
        <w:t>n data</w:t>
      </w:r>
      <w:r w:rsidR="00396E02" w:rsidRPr="00F45960">
        <w:t xml:space="preserve"> </w:t>
      </w:r>
      <w:r w:rsidRPr="00F45960">
        <w:t>set</w:t>
      </w:r>
      <w:r w:rsidRPr="00F45960">
        <w:rPr>
          <w:i/>
          <w:iCs/>
        </w:rPr>
        <w:t xml:space="preserve"> </w:t>
      </w:r>
      <w:r w:rsidRPr="00F45960">
        <w:t>burimit ton</w:t>
      </w:r>
      <w:r w:rsidR="000B4D91" w:rsidRPr="00F45960">
        <w:t>ë</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 t</w:t>
      </w:r>
      <w:r w:rsidR="000B4D91" w:rsidRPr="00F45960">
        <w:t>ë</w:t>
      </w:r>
      <w:r w:rsidRPr="00F45960">
        <w:t xml:space="preserve"> cilin jemi duke e vet</w:t>
      </w:r>
      <w:r w:rsidR="000B4D91" w:rsidRPr="00F45960">
        <w:t>ë</w:t>
      </w:r>
      <w:r w:rsidRPr="00F45960">
        <w:t>-krijuar.</w:t>
      </w:r>
    </w:p>
    <w:p w14:paraId="3FBA5DA3" w14:textId="06AB9307" w:rsidR="00D23799" w:rsidRPr="00F45960" w:rsidRDefault="00305B53" w:rsidP="003064F2">
      <w:commentRangeStart w:id="137"/>
      <w:r w:rsidRPr="00F45960">
        <w:t>Gjat</w:t>
      </w:r>
      <w:r w:rsidR="000B4D91" w:rsidRPr="00F45960">
        <w:t>ë</w:t>
      </w:r>
      <w:commentRangeEnd w:id="137"/>
      <w:r w:rsidR="003275E5">
        <w:rPr>
          <w:rStyle w:val="CommentReference"/>
        </w:rPr>
        <w:commentReference w:id="137"/>
      </w:r>
      <w:r w:rsidRPr="00F45960">
        <w:t xml:space="preserve"> marrjes s</w:t>
      </w:r>
      <w:r w:rsidR="000B4D91" w:rsidRPr="00F45960">
        <w:t>ë</w:t>
      </w:r>
      <w:r w:rsidRPr="00F45960">
        <w:t xml:space="preserve"> t</w:t>
      </w:r>
      <w:r w:rsidR="000B4D91" w:rsidRPr="00F45960">
        <w:t>ë</w:t>
      </w:r>
      <w:r w:rsidRPr="00F45960">
        <w:t xml:space="preserve"> dh</w:t>
      </w:r>
      <w:r w:rsidR="000B4D91" w:rsidRPr="00F45960">
        <w:t>ë</w:t>
      </w:r>
      <w:r w:rsidRPr="00F45960">
        <w:t>nave, kemi hasur n</w:t>
      </w:r>
      <w:r w:rsidR="000B4D91" w:rsidRPr="00F45960">
        <w:t>ë</w:t>
      </w:r>
      <w:r w:rsidRPr="00F45960">
        <w:t xml:space="preserve"> </w:t>
      </w:r>
      <w:r w:rsidRPr="00F45960">
        <w:rPr>
          <w:i/>
          <w:iCs/>
        </w:rPr>
        <w:t>game</w:t>
      </w:r>
      <w:r w:rsidR="00396E02" w:rsidRPr="00F45960">
        <w:rPr>
          <w:i/>
          <w:iCs/>
        </w:rPr>
        <w:t xml:space="preserve"> </w:t>
      </w:r>
      <w:r w:rsidRPr="00F45960">
        <w:rPr>
          <w:i/>
          <w:iCs/>
        </w:rPr>
        <w:t>id</w:t>
      </w:r>
      <w:r w:rsidRPr="00F45960">
        <w:t xml:space="preserve"> q</w:t>
      </w:r>
      <w:r w:rsidR="000B4D91" w:rsidRPr="00F45960">
        <w:t>ë</w:t>
      </w:r>
      <w:r w:rsidRPr="00F45960">
        <w:t xml:space="preserve"> nuk jan</w:t>
      </w:r>
      <w:r w:rsidR="000B4D91" w:rsidRPr="00F45960">
        <w:t>ë</w:t>
      </w:r>
      <w:r w:rsidRPr="00F45960">
        <w:t xml:space="preserve"> t</w:t>
      </w:r>
      <w:r w:rsidR="000B4D91" w:rsidRPr="00F45960">
        <w:t>ë</w:t>
      </w:r>
      <w:r w:rsidRPr="00F45960">
        <w:t xml:space="preserve"> p</w:t>
      </w:r>
      <w:r w:rsidR="000B4D91" w:rsidRPr="00F45960">
        <w:t>ë</w:t>
      </w:r>
      <w:r w:rsidRPr="00F45960">
        <w:t>rshtatshme apo jan</w:t>
      </w:r>
      <w:r w:rsidR="000B4D91" w:rsidRPr="00F45960">
        <w:t>ë</w:t>
      </w:r>
      <w:r w:rsidRPr="00F45960">
        <w:t xml:space="preserve"> t</w:t>
      </w:r>
      <w:r w:rsidR="000B4D91" w:rsidRPr="00F45960">
        <w:t>ë</w:t>
      </w:r>
      <w:r w:rsidRPr="00F45960">
        <w:t xml:space="preserve"> korruptuara n</w:t>
      </w:r>
      <w:r w:rsidR="000B4D91" w:rsidRPr="00F45960">
        <w:t>ë</w:t>
      </w:r>
      <w:r w:rsidRPr="00F45960">
        <w:t xml:space="preserve"> </w:t>
      </w:r>
      <w:r w:rsidR="00396E02" w:rsidRPr="00F45960">
        <w:t xml:space="preserve">kuptimin që </w:t>
      </w:r>
      <w:r w:rsidRPr="00F45960">
        <w:t>d</w:t>
      </w:r>
      <w:r w:rsidR="000B4D91" w:rsidRPr="00F45960">
        <w:t>ë</w:t>
      </w:r>
      <w:r w:rsidRPr="00F45960">
        <w:t>mtojn</w:t>
      </w:r>
      <w:r w:rsidR="000B4D91" w:rsidRPr="00F45960">
        <w:t>ë</w:t>
      </w:r>
      <w:r w:rsidRPr="00F45960">
        <w:t xml:space="preserve"> </w:t>
      </w:r>
      <w:r w:rsidR="00D23799" w:rsidRPr="00F45960">
        <w:t>algoritmin predikues apo nuk tregojn</w:t>
      </w:r>
      <w:r w:rsidR="000B4D91" w:rsidRPr="00F45960">
        <w:t>ë</w:t>
      </w:r>
      <w:r w:rsidR="00D23799" w:rsidRPr="00F45960">
        <w:t xml:space="preserve"> t</w:t>
      </w:r>
      <w:r w:rsidR="000B4D91" w:rsidRPr="00F45960">
        <w:t>ë</w:t>
      </w:r>
      <w:r w:rsidR="00D23799" w:rsidRPr="00F45960">
        <w:t xml:space="preserve"> dh</w:t>
      </w:r>
      <w:r w:rsidR="000B4D91" w:rsidRPr="00F45960">
        <w:t>ë</w:t>
      </w:r>
      <w:r w:rsidR="00D23799" w:rsidRPr="00F45960">
        <w:t>na reale. Atribute t</w:t>
      </w:r>
      <w:r w:rsidR="000B4D91" w:rsidRPr="00F45960">
        <w:t>ë</w:t>
      </w:r>
      <w:r w:rsidR="00D23799" w:rsidRPr="00F45960">
        <w:t xml:space="preserve"> tilla ka vendosur vet</w:t>
      </w:r>
      <w:r w:rsidR="000B4D91" w:rsidRPr="00F45960">
        <w:t>ë</w:t>
      </w:r>
      <w:r w:rsidR="00D23799" w:rsidRPr="00F45960">
        <w:t xml:space="preserve"> Steam</w:t>
      </w:r>
      <w:r w:rsidR="00D23799" w:rsidRPr="00F45960">
        <w:rPr>
          <w:i/>
          <w:iCs/>
        </w:rPr>
        <w:t xml:space="preserve"> </w:t>
      </w:r>
      <w:r w:rsidR="00D23799" w:rsidRPr="00F45960">
        <w:t>kur ndodhin rrethana t</w:t>
      </w:r>
      <w:r w:rsidR="000B4D91" w:rsidRPr="00F45960">
        <w:t>ë</w:t>
      </w:r>
      <w:r w:rsidR="00D23799" w:rsidRPr="00F45960">
        <w:t xml:space="preserve"> caktuara n</w:t>
      </w:r>
      <w:r w:rsidR="000B4D91" w:rsidRPr="00F45960">
        <w:t>ë</w:t>
      </w:r>
      <w:r w:rsidR="00D23799" w:rsidRPr="00F45960">
        <w:t xml:space="preserve"> loj</w:t>
      </w:r>
      <w:r w:rsidR="000B4D91" w:rsidRPr="00F45960">
        <w:t>ë</w:t>
      </w:r>
      <w:r w:rsidR="000E2CD1">
        <w:t xml:space="preserve"> (</w:t>
      </w:r>
      <w:r w:rsidR="000E2CD1">
        <w:fldChar w:fldCharType="begin"/>
      </w:r>
      <w:r w:rsidR="000E2CD1">
        <w:instrText xml:space="preserve"> REF _Ref23844580 \h </w:instrText>
      </w:r>
      <w:r w:rsidR="000E2CD1">
        <w:fldChar w:fldCharType="separate"/>
      </w:r>
      <w:r w:rsidR="000E2CD1">
        <w:t xml:space="preserve">Figura </w:t>
      </w:r>
      <w:r w:rsidR="000E2CD1">
        <w:rPr>
          <w:noProof/>
        </w:rPr>
        <w:t>12</w:t>
      </w:r>
      <w:r w:rsidR="000E2CD1">
        <w:t>: Kushtet kur nuk duhet përpunuar t</w:t>
      </w:r>
      <w:r w:rsidR="000E2CD1" w:rsidRPr="00BC6779">
        <w:t>ë</w:t>
      </w:r>
      <w:r w:rsidR="000E2CD1">
        <w:t xml:space="preserve"> dh</w:t>
      </w:r>
      <w:r w:rsidR="000E2CD1" w:rsidRPr="00BC6779">
        <w:t>ë</w:t>
      </w:r>
      <w:r w:rsidR="000E2CD1">
        <w:t>nat</w:t>
      </w:r>
      <w:r w:rsidR="000E2CD1">
        <w:fldChar w:fldCharType="end"/>
      </w:r>
      <w:r w:rsidR="000E2CD1">
        <w:t>)</w:t>
      </w:r>
      <w:r w:rsidR="00D23799" w:rsidRPr="00F45960">
        <w:t xml:space="preserve">. </w:t>
      </w:r>
    </w:p>
    <w:p w14:paraId="7F4F2AE9" w14:textId="77777777" w:rsidR="006307F1" w:rsidRDefault="00D23799" w:rsidP="006307F1">
      <w:pPr>
        <w:keepNext/>
      </w:pPr>
      <w:r w:rsidRPr="00F45960">
        <w:rPr>
          <w:noProof/>
          <w:lang w:val="en-US"/>
        </w:rPr>
        <w:lastRenderedPageBreak/>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223D1903" w14:textId="0BCD2A40" w:rsidR="00305B53" w:rsidRDefault="006307F1" w:rsidP="00F31A2C">
      <w:pPr>
        <w:pStyle w:val="Caption"/>
      </w:pPr>
      <w:bookmarkStart w:id="138" w:name="_Ref23844580"/>
      <w:bookmarkStart w:id="139" w:name="_Toc23845917"/>
      <w:r>
        <w:t xml:space="preserve">Figura </w:t>
      </w:r>
      <w:r>
        <w:fldChar w:fldCharType="begin"/>
      </w:r>
      <w:r>
        <w:instrText xml:space="preserve"> SEQ Figura \* ARABIC </w:instrText>
      </w:r>
      <w:r>
        <w:fldChar w:fldCharType="separate"/>
      </w:r>
      <w:r w:rsidR="003541D8">
        <w:rPr>
          <w:noProof/>
        </w:rPr>
        <w:t>12</w:t>
      </w:r>
      <w:r>
        <w:fldChar w:fldCharType="end"/>
      </w:r>
      <w:r>
        <w:t>: Kushtet kur nuk duhet përpunuar t</w:t>
      </w:r>
      <w:r w:rsidRPr="00BC6779">
        <w:t>ë</w:t>
      </w:r>
      <w:r>
        <w:t xml:space="preserve"> dh</w:t>
      </w:r>
      <w:r w:rsidRPr="00BC6779">
        <w:t>ë</w:t>
      </w:r>
      <w:r>
        <w:t>nat</w:t>
      </w:r>
      <w:bookmarkEnd w:id="138"/>
      <w:bookmarkEnd w:id="139"/>
    </w:p>
    <w:p w14:paraId="58DA9EB5" w14:textId="77777777" w:rsidR="000E2CD1" w:rsidRPr="000E2CD1" w:rsidRDefault="000E2CD1" w:rsidP="000E2CD1"/>
    <w:p w14:paraId="7440C89B" w14:textId="6BED08CA" w:rsidR="003064F2" w:rsidRPr="00F45960" w:rsidRDefault="00DE6145" w:rsidP="00107006">
      <w:r w:rsidRPr="00F45960">
        <w:t>Me t</w:t>
      </w:r>
      <w:r w:rsidR="000B4D91" w:rsidRPr="00F45960">
        <w:t>ë</w:t>
      </w:r>
      <w:r w:rsidRPr="00F45960">
        <w:t xml:space="preserve"> p</w:t>
      </w:r>
      <w:r w:rsidR="000B4D91" w:rsidRPr="00F45960">
        <w:t>ë</w:t>
      </w:r>
      <w:r w:rsidRPr="00F45960">
        <w:t>rjashtuar k</w:t>
      </w:r>
      <w:r w:rsidR="000B4D91" w:rsidRPr="00F45960">
        <w:t>ë</w:t>
      </w:r>
      <w:r w:rsidRPr="00F45960">
        <w:t>to raste, jemi siguruar q</w:t>
      </w:r>
      <w:r w:rsidR="000B4D91" w:rsidRPr="00F45960">
        <w:t>ë</w:t>
      </w:r>
      <w:r w:rsidRPr="00F45960">
        <w:t xml:space="preserve"> secila Json struktur</w:t>
      </w:r>
      <w:r w:rsidR="000B4D91" w:rsidRPr="00F45960">
        <w:t>ë</w:t>
      </w:r>
      <w:r w:rsidRPr="00F45960">
        <w:t xml:space="preserve"> t</w:t>
      </w:r>
      <w:r w:rsidR="000B4D91" w:rsidRPr="00F45960">
        <w:t>ë</w:t>
      </w:r>
      <w:r w:rsidRPr="00F45960">
        <w:t xml:space="preserve"> jet</w:t>
      </w:r>
      <w:r w:rsidR="000B4D91" w:rsidRPr="00F45960">
        <w:t>ë</w:t>
      </w:r>
      <w:r w:rsidRPr="00F45960">
        <w:t xml:space="preserve"> e vlefshme dhe t</w:t>
      </w:r>
      <w:r w:rsidR="000B4D91" w:rsidRPr="00F45960">
        <w:t>ë</w:t>
      </w:r>
      <w:r w:rsidRPr="00F45960">
        <w:t xml:space="preserve"> ket</w:t>
      </w:r>
      <w:r w:rsidR="000B4D91" w:rsidRPr="00F45960">
        <w:t>ë</w:t>
      </w:r>
      <w:r w:rsidRPr="00F45960">
        <w:t xml:space="preserve"> t</w:t>
      </w:r>
      <w:r w:rsidR="000B4D91" w:rsidRPr="00F45960">
        <w:t>ë</w:t>
      </w:r>
      <w:r w:rsidRPr="00F45960">
        <w:t xml:space="preserve"> dh</w:t>
      </w:r>
      <w:r w:rsidR="000B4D91" w:rsidRPr="00F45960">
        <w:t>ë</w:t>
      </w:r>
      <w:r w:rsidRPr="00F45960">
        <w:t>na p</w:t>
      </w:r>
      <w:r w:rsidR="000B4D91" w:rsidRPr="00F45960">
        <w:t>ë</w:t>
      </w:r>
      <w:r w:rsidRPr="00F45960">
        <w:t>rshkruese,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algoritmi t</w:t>
      </w:r>
      <w:r w:rsidR="000B4D91" w:rsidRPr="00F45960">
        <w:t>ë</w:t>
      </w:r>
      <w:r w:rsidRPr="00F45960">
        <w:t xml:space="preserve"> jet</w:t>
      </w:r>
      <w:r w:rsidR="000B4D91" w:rsidRPr="00F45960">
        <w:t>ë</w:t>
      </w:r>
      <w:r w:rsidRPr="00F45960">
        <w:t xml:space="preserve"> sa m</w:t>
      </w:r>
      <w:r w:rsidR="000B4D91" w:rsidRPr="00F45960">
        <w:t>ë</w:t>
      </w:r>
      <w:r w:rsidRPr="00F45960">
        <w:t xml:space="preserve"> i sakt</w:t>
      </w:r>
      <w:r w:rsidR="000B4D91" w:rsidRPr="00F45960">
        <w:t>ë</w:t>
      </w:r>
      <w:r w:rsidRPr="00F45960">
        <w:t>.</w:t>
      </w:r>
    </w:p>
    <w:p w14:paraId="40E81D4F" w14:textId="3800F2D5" w:rsidR="00030E0E" w:rsidRDefault="00DE6145" w:rsidP="00107006">
      <w:r w:rsidRPr="00F45960">
        <w:t>Ky ka qen</w:t>
      </w:r>
      <w:r w:rsidR="000B4D91" w:rsidRPr="00F45960">
        <w:t>ë</w:t>
      </w:r>
      <w:r w:rsidRPr="00F45960">
        <w:t xml:space="preserve"> rasti i vet</w:t>
      </w:r>
      <w:r w:rsidR="000B4D91" w:rsidRPr="00F45960">
        <w:t>ë</w:t>
      </w:r>
      <w:r w:rsidRPr="00F45960">
        <w:t>m n</w:t>
      </w:r>
      <w:r w:rsidR="000B4D91" w:rsidRPr="00F45960">
        <w:t>ë</w:t>
      </w:r>
      <w:r w:rsidRPr="00F45960">
        <w:t xml:space="preserve"> t</w:t>
      </w:r>
      <w:r w:rsidR="000B4D91" w:rsidRPr="00F45960">
        <w:t>ë</w:t>
      </w:r>
      <w:r w:rsidRPr="00F45960">
        <w:t xml:space="preserve"> cilin ka qen</w:t>
      </w:r>
      <w:r w:rsidR="000B4D91" w:rsidRPr="00F45960">
        <w:t>ë</w:t>
      </w:r>
      <w:r w:rsidRPr="00F45960">
        <w:t xml:space="preserve"> nevoja p</w:t>
      </w:r>
      <w:r w:rsidR="000B4D91" w:rsidRPr="00F45960">
        <w:t>ë</w:t>
      </w:r>
      <w:r w:rsidRPr="00F45960">
        <w:t>r intervenim nga jasht</w:t>
      </w:r>
      <w:r w:rsidR="000B4D91" w:rsidRPr="00F45960">
        <w:t>ë</w:t>
      </w:r>
      <w:r w:rsidRPr="00F45960">
        <w:t>, p</w:t>
      </w:r>
      <w:r w:rsidR="000B4D91" w:rsidRPr="00F45960">
        <w:t>ë</w:t>
      </w:r>
      <w:r w:rsidRPr="00F45960">
        <w:t>rndryshe k</w:t>
      </w:r>
      <w:r w:rsidR="000B4D91" w:rsidRPr="00F45960">
        <w:t>ë</w:t>
      </w:r>
      <w:r w:rsidRPr="00F45960">
        <w:t>to t</w:t>
      </w:r>
      <w:r w:rsidR="000B4D91" w:rsidRPr="00F45960">
        <w:t>ë</w:t>
      </w:r>
      <w:r w:rsidRPr="00F45960">
        <w:t xml:space="preserve"> dh</w:t>
      </w:r>
      <w:r w:rsidR="000B4D91" w:rsidRPr="00F45960">
        <w:t>ë</w:t>
      </w:r>
      <w:r w:rsidRPr="00F45960">
        <w:t>na nuk p</w:t>
      </w:r>
      <w:r w:rsidR="000B4D91" w:rsidRPr="00F45960">
        <w:t>ë</w:t>
      </w:r>
      <w:r w:rsidRPr="00F45960">
        <w:t>rmbajn</w:t>
      </w:r>
      <w:r w:rsidR="000B4D91" w:rsidRPr="00F45960">
        <w:t>ë</w:t>
      </w:r>
      <w:r w:rsidRPr="00F45960">
        <w:t xml:space="preserve"> asnj</w:t>
      </w:r>
      <w:r w:rsidR="000B4D91" w:rsidRPr="00F45960">
        <w:t>ë</w:t>
      </w:r>
      <w:r w:rsidRPr="00F45960">
        <w:t xml:space="preserve"> vler</w:t>
      </w:r>
      <w:r w:rsidR="000B4D91" w:rsidRPr="00F45960">
        <w:t>ë</w:t>
      </w:r>
      <w:r w:rsidRPr="00F45960">
        <w:t xml:space="preserve"> </w:t>
      </w:r>
      <w:r w:rsidR="00743C29" w:rsidRPr="00F45960">
        <w:t>asgj</w:t>
      </w:r>
      <w:r w:rsidR="00015829" w:rsidRPr="00F45960">
        <w:t>ë</w:t>
      </w:r>
      <w:r w:rsidR="008C32AF" w:rsidRPr="00F45960">
        <w:t>je</w:t>
      </w:r>
      <w:r w:rsidR="00743C29" w:rsidRPr="00F45960">
        <w:t xml:space="preserve"> (ang.</w:t>
      </w:r>
      <w:r w:rsidR="00743C29" w:rsidRPr="00F45960">
        <w:rPr>
          <w:i/>
          <w:iCs/>
        </w:rPr>
        <w:t xml:space="preserve"> </w:t>
      </w:r>
      <w:r w:rsidRPr="00F45960">
        <w:rPr>
          <w:i/>
          <w:iCs/>
        </w:rPr>
        <w:t>null</w:t>
      </w:r>
      <w:r w:rsidR="00743C29" w:rsidRPr="00F45960">
        <w:rPr>
          <w:i/>
          <w:iCs/>
        </w:rPr>
        <w:t>)</w:t>
      </w:r>
      <w:r w:rsidRPr="00F45960">
        <w:t>, vler</w:t>
      </w:r>
      <w:r w:rsidR="000B4D91" w:rsidRPr="00F45960">
        <w:t>ë</w:t>
      </w:r>
      <w:r w:rsidRPr="00F45960">
        <w:t xml:space="preserve"> </w:t>
      </w:r>
      <w:r w:rsidRPr="00F45960">
        <w:rPr>
          <w:i/>
          <w:iCs/>
        </w:rPr>
        <w:t>jo-p</w:t>
      </w:r>
      <w:r w:rsidR="000B4D91" w:rsidRPr="00F45960">
        <w:rPr>
          <w:i/>
          <w:iCs/>
        </w:rPr>
        <w:t>ë</w:t>
      </w:r>
      <w:r w:rsidRPr="00F45960">
        <w:rPr>
          <w:i/>
          <w:iCs/>
        </w:rPr>
        <w:t xml:space="preserve">rshkruese </w:t>
      </w:r>
      <w:r w:rsidRPr="00F45960">
        <w:t>apo t</w:t>
      </w:r>
      <w:r w:rsidR="000B4D91" w:rsidRPr="00F45960">
        <w:t>ë</w:t>
      </w:r>
      <w:r w:rsidRPr="00F45960">
        <w:t xml:space="preserve"> ndonj</w:t>
      </w:r>
      <w:r w:rsidR="000B4D91" w:rsidRPr="00F45960">
        <w:t>ë</w:t>
      </w:r>
      <w:r w:rsidRPr="00F45960">
        <w:t xml:space="preserve"> lloji tjet</w:t>
      </w:r>
      <w:r w:rsidR="000B4D91" w:rsidRPr="00F45960">
        <w:t>ë</w:t>
      </w:r>
      <w:r w:rsidRPr="00F45960">
        <w:t>r q</w:t>
      </w:r>
      <w:r w:rsidR="000B4D91" w:rsidRPr="00F45960">
        <w:t>ë</w:t>
      </w:r>
      <w:r w:rsidRPr="00F45960">
        <w:t xml:space="preserve"> do ta d</w:t>
      </w:r>
      <w:r w:rsidR="000B4D91" w:rsidRPr="00F45960">
        <w:t>ë</w:t>
      </w:r>
      <w:r w:rsidRPr="00F45960">
        <w:t>mtonte data</w:t>
      </w:r>
      <w:r w:rsidR="00484D71" w:rsidRPr="00F45960">
        <w:t xml:space="preserve"> </w:t>
      </w:r>
      <w:r w:rsidRPr="00F45960">
        <w:t>setin ton</w:t>
      </w:r>
      <w:r w:rsidR="000B4D91" w:rsidRPr="00F45960">
        <w:t>ë</w:t>
      </w:r>
      <w:r w:rsidRPr="00F45960">
        <w:t xml:space="preserve"> n</w:t>
      </w:r>
      <w:r w:rsidR="000B4D91" w:rsidRPr="00F45960">
        <w:t>ë</w:t>
      </w:r>
      <w:r w:rsidRPr="00F45960">
        <w:t xml:space="preserve"> çfar</w:t>
      </w:r>
      <w:r w:rsidR="000B4D91" w:rsidRPr="00F45960">
        <w:t>ë</w:t>
      </w:r>
      <w:r w:rsidRPr="00F45960">
        <w:t>do m</w:t>
      </w:r>
      <w:r w:rsidR="000B4D91" w:rsidRPr="00F45960">
        <w:t>ë</w:t>
      </w:r>
      <w:r w:rsidRPr="00F45960">
        <w:t>nyre.</w:t>
      </w:r>
    </w:p>
    <w:p w14:paraId="30938330" w14:textId="3E64C360" w:rsidR="00E94E40" w:rsidRDefault="00325B02" w:rsidP="00107006">
      <w:pPr>
        <w:rPr>
          <w:i/>
          <w:iCs/>
        </w:rPr>
      </w:pPr>
      <w:r w:rsidRPr="00F45960">
        <w:t>Duhet cekur gjithashtu se t</w:t>
      </w:r>
      <w:r w:rsidR="005B171E" w:rsidRPr="00F45960">
        <w:t>ë</w:t>
      </w:r>
      <w:r w:rsidRPr="00F45960">
        <w:t xml:space="preserve"> gjitha t</w:t>
      </w:r>
      <w:r w:rsidR="005B171E" w:rsidRPr="00F45960">
        <w:t>ë</w:t>
      </w:r>
      <w:r w:rsidRPr="00F45960">
        <w:t xml:space="preserve"> dh</w:t>
      </w:r>
      <w:r w:rsidR="005B171E" w:rsidRPr="00F45960">
        <w:t>ë</w:t>
      </w:r>
      <w:r w:rsidRPr="00F45960">
        <w:t>nat e k</w:t>
      </w:r>
      <w:r w:rsidR="005B171E" w:rsidRPr="00F45960">
        <w:t>ë</w:t>
      </w:r>
      <w:r w:rsidRPr="00F45960">
        <w:t>tij data</w:t>
      </w:r>
      <w:r w:rsidR="004B33E0" w:rsidRPr="00F45960">
        <w:t xml:space="preserve"> </w:t>
      </w:r>
      <w:r w:rsidRPr="00F45960">
        <w:t>seti</w:t>
      </w:r>
      <w:r w:rsidRPr="00F45960">
        <w:rPr>
          <w:i/>
          <w:iCs/>
        </w:rPr>
        <w:t xml:space="preserve"> </w:t>
      </w:r>
      <w:r w:rsidRPr="00F45960">
        <w:t>jan</w:t>
      </w:r>
      <w:r w:rsidR="005B171E" w:rsidRPr="00F45960">
        <w:t>ë</w:t>
      </w:r>
      <w:r w:rsidRPr="00F45960">
        <w:t xml:space="preserve"> t</w:t>
      </w:r>
      <w:r w:rsidR="005B171E" w:rsidRPr="00F45960">
        <w:t>ë</w:t>
      </w:r>
      <w:r w:rsidRPr="00F45960">
        <w:t xml:space="preserve"> form</w:t>
      </w:r>
      <w:r w:rsidR="005B171E" w:rsidRPr="00F45960">
        <w:t>ë</w:t>
      </w:r>
      <w:r w:rsidRPr="00F45960">
        <w:t>s</w:t>
      </w:r>
      <w:r w:rsidR="00A42E39" w:rsidRPr="00F45960">
        <w:t xml:space="preserve"> së vazhdueshme</w:t>
      </w:r>
      <w:r w:rsidRPr="00F45960">
        <w:t>, p</w:t>
      </w:r>
      <w:r w:rsidR="005B171E" w:rsidRPr="00F45960">
        <w:t>ë</w:t>
      </w:r>
      <w:r w:rsidRPr="00F45960">
        <w:t>r k</w:t>
      </w:r>
      <w:r w:rsidR="005B171E" w:rsidRPr="00F45960">
        <w:t>ë</w:t>
      </w:r>
      <w:r w:rsidRPr="00F45960">
        <w:t>t</w:t>
      </w:r>
      <w:r w:rsidR="005B171E" w:rsidRPr="00F45960">
        <w:t>ë</w:t>
      </w:r>
      <w:r w:rsidRPr="00F45960">
        <w:t xml:space="preserve"> arsye ka qen</w:t>
      </w:r>
      <w:r w:rsidR="005B171E" w:rsidRPr="00F45960">
        <w:t>ë</w:t>
      </w:r>
      <w:r w:rsidRPr="00F45960">
        <w:t xml:space="preserve"> m</w:t>
      </w:r>
      <w:r w:rsidR="005B171E" w:rsidRPr="00F45960">
        <w:t>ë</w:t>
      </w:r>
      <w:r w:rsidRPr="00F45960">
        <w:t xml:space="preserve"> se e nevojshme aplikimi i heqjes s</w:t>
      </w:r>
      <w:r w:rsidR="005B171E" w:rsidRPr="00F45960">
        <w:t>ë</w:t>
      </w:r>
      <w:r w:rsidRPr="00F45960">
        <w:t xml:space="preserve"> t</w:t>
      </w:r>
      <w:r w:rsidR="005B171E" w:rsidRPr="00F45960">
        <w:t>ë</w:t>
      </w:r>
      <w:r w:rsidRPr="00F45960">
        <w:t xml:space="preserve"> veçuarve (</w:t>
      </w:r>
      <w:r w:rsidR="00A42E39" w:rsidRPr="00F45960">
        <w:t xml:space="preserve">ang. </w:t>
      </w:r>
      <w:r w:rsidRPr="00F45960">
        <w:rPr>
          <w:i/>
          <w:iCs/>
        </w:rPr>
        <w:t xml:space="preserve">outliers), </w:t>
      </w:r>
      <w:r w:rsidRPr="00F45960">
        <w:t>nd</w:t>
      </w:r>
      <w:r w:rsidR="005B171E" w:rsidRPr="00F45960">
        <w:t>ë</w:t>
      </w:r>
      <w:r w:rsidRPr="00F45960">
        <w:t xml:space="preserve">rsa atributet </w:t>
      </w:r>
      <w:r w:rsidRPr="00F45960">
        <w:rPr>
          <w:i/>
          <w:iCs/>
        </w:rPr>
        <w:t xml:space="preserve">leaver_status </w:t>
      </w:r>
      <w:r w:rsidRPr="00F45960">
        <w:t xml:space="preserve">dhe </w:t>
      </w:r>
      <w:r w:rsidRPr="00F45960">
        <w:rPr>
          <w:i/>
          <w:iCs/>
        </w:rPr>
        <w:t xml:space="preserve">level </w:t>
      </w:r>
      <w:r w:rsidRPr="00F45960">
        <w:t>nuk jan</w:t>
      </w:r>
      <w:r w:rsidR="005B171E" w:rsidRPr="00F45960">
        <w:t>ë</w:t>
      </w:r>
      <w:r w:rsidRPr="00F45960">
        <w:t xml:space="preserve"> prekur nga kjo procedure, ngase respektivisht nj</w:t>
      </w:r>
      <w:r w:rsidR="005B171E" w:rsidRPr="00F45960">
        <w:t>ë</w:t>
      </w:r>
      <w:r w:rsidRPr="00F45960">
        <w:t xml:space="preserve">ri atribut </w:t>
      </w:r>
      <w:r w:rsidR="005B171E" w:rsidRPr="00F45960">
        <w:t>ë</w:t>
      </w:r>
      <w:r w:rsidRPr="00F45960">
        <w:t>sht</w:t>
      </w:r>
      <w:r w:rsidR="005B171E" w:rsidRPr="00F45960">
        <w:t>ë</w:t>
      </w:r>
      <w:r w:rsidRPr="00F45960">
        <w:t xml:space="preserve"> binar</w:t>
      </w:r>
      <w:r w:rsidR="005B171E" w:rsidRPr="00F45960">
        <w:t>ë</w:t>
      </w:r>
      <w:r w:rsidRPr="00F45960">
        <w:rPr>
          <w:i/>
          <w:iCs/>
        </w:rPr>
        <w:t xml:space="preserve"> </w:t>
      </w:r>
      <w:r w:rsidRPr="00F45960">
        <w:t>nd</w:t>
      </w:r>
      <w:r w:rsidR="005B171E" w:rsidRPr="00F45960">
        <w:t>ë</w:t>
      </w:r>
      <w:r w:rsidRPr="00F45960">
        <w:t xml:space="preserve">rsa tjetri </w:t>
      </w:r>
      <w:r w:rsidR="005B171E" w:rsidRPr="00F45960">
        <w:t>ë</w:t>
      </w:r>
      <w:r w:rsidRPr="00F45960">
        <w:t>sht</w:t>
      </w:r>
      <w:r w:rsidR="005B171E" w:rsidRPr="00F45960">
        <w:t>ë</w:t>
      </w:r>
      <w:r w:rsidRPr="00F45960">
        <w:t xml:space="preserve"> diskret</w:t>
      </w:r>
      <w:r w:rsidRPr="00F45960">
        <w:rPr>
          <w:i/>
          <w:iCs/>
        </w:rPr>
        <w:t>.</w:t>
      </w:r>
      <w:r w:rsidR="000E030D" w:rsidRPr="00F45960">
        <w:rPr>
          <w:i/>
          <w:iCs/>
        </w:rPr>
        <w:t xml:space="preserve"> </w:t>
      </w:r>
    </w:p>
    <w:p w14:paraId="3AA8052E" w14:textId="25A73FF8" w:rsidR="00E94E40" w:rsidRDefault="00E94E40" w:rsidP="00107006">
      <w:pPr>
        <w:rPr>
          <w:i/>
          <w:iCs/>
        </w:rPr>
      </w:pPr>
    </w:p>
    <w:p w14:paraId="1C4DCC69" w14:textId="6FA79E46" w:rsidR="00F77054" w:rsidRDefault="00F77054" w:rsidP="00107006">
      <w:pPr>
        <w:rPr>
          <w:i/>
          <w:iCs/>
        </w:rPr>
      </w:pPr>
    </w:p>
    <w:p w14:paraId="0C6FE43C" w14:textId="3D622947" w:rsidR="00F77054" w:rsidRDefault="00F77054" w:rsidP="00107006">
      <w:pPr>
        <w:rPr>
          <w:i/>
          <w:iCs/>
        </w:rPr>
      </w:pPr>
    </w:p>
    <w:p w14:paraId="79D65F1B" w14:textId="7CF1DF1A" w:rsidR="00F77054" w:rsidRDefault="00F77054" w:rsidP="00107006">
      <w:pPr>
        <w:rPr>
          <w:i/>
          <w:iCs/>
        </w:rPr>
      </w:pPr>
    </w:p>
    <w:p w14:paraId="6608E280" w14:textId="32C2301B" w:rsidR="00F77054" w:rsidRDefault="00F77054" w:rsidP="00107006">
      <w:pPr>
        <w:rPr>
          <w:i/>
          <w:iCs/>
        </w:rPr>
      </w:pPr>
    </w:p>
    <w:p w14:paraId="5EBC5C2A" w14:textId="5185D97B" w:rsidR="00F77054" w:rsidRDefault="00F77054" w:rsidP="00107006">
      <w:pPr>
        <w:rPr>
          <w:i/>
          <w:iCs/>
        </w:rPr>
      </w:pPr>
    </w:p>
    <w:p w14:paraId="16F53654" w14:textId="29253256" w:rsidR="00F77054" w:rsidRDefault="00F77054" w:rsidP="00107006">
      <w:pPr>
        <w:rPr>
          <w:i/>
          <w:iCs/>
        </w:rPr>
      </w:pPr>
    </w:p>
    <w:p w14:paraId="1308CA3D" w14:textId="266C88F2" w:rsidR="00F77054" w:rsidRDefault="00F77054" w:rsidP="00107006">
      <w:pPr>
        <w:rPr>
          <w:i/>
          <w:iCs/>
        </w:rPr>
      </w:pPr>
    </w:p>
    <w:p w14:paraId="2CCE84C8" w14:textId="2DE78DBC" w:rsidR="00F77054" w:rsidRDefault="00F77054" w:rsidP="00107006">
      <w:pPr>
        <w:rPr>
          <w:i/>
          <w:iCs/>
        </w:rPr>
      </w:pPr>
    </w:p>
    <w:p w14:paraId="2735388B" w14:textId="3F283D71" w:rsidR="00F77054" w:rsidRDefault="00F77054" w:rsidP="00107006">
      <w:pPr>
        <w:rPr>
          <w:i/>
          <w:iCs/>
        </w:rPr>
      </w:pPr>
    </w:p>
    <w:p w14:paraId="05C9E6CE" w14:textId="5EE6B70B" w:rsidR="00F77054" w:rsidRDefault="00F77054" w:rsidP="00107006">
      <w:pPr>
        <w:rPr>
          <w:i/>
          <w:iCs/>
        </w:rPr>
      </w:pPr>
    </w:p>
    <w:p w14:paraId="5409033A" w14:textId="36166891" w:rsidR="00F77054" w:rsidRDefault="00F77054" w:rsidP="00107006">
      <w:pPr>
        <w:rPr>
          <w:i/>
          <w:iCs/>
        </w:rPr>
      </w:pPr>
    </w:p>
    <w:p w14:paraId="14B64A9C" w14:textId="77777777" w:rsidR="00F77054" w:rsidRPr="00C609C6" w:rsidRDefault="00F77054" w:rsidP="00107006">
      <w:pPr>
        <w:rPr>
          <w:i/>
          <w:iCs/>
        </w:rPr>
      </w:pPr>
    </w:p>
    <w:p w14:paraId="6E1CBFFC" w14:textId="5353067B" w:rsidR="00325B02" w:rsidRDefault="00325B02" w:rsidP="00325B02">
      <w:pPr>
        <w:pStyle w:val="Heading2"/>
      </w:pPr>
      <w:bookmarkStart w:id="140" w:name="_Toc23844146"/>
      <w:r w:rsidRPr="00F45960">
        <w:lastRenderedPageBreak/>
        <w:t xml:space="preserve">Metrika </w:t>
      </w:r>
      <w:r w:rsidR="00D945D3" w:rsidRPr="00F45960">
        <w:t xml:space="preserve">gjenerike </w:t>
      </w:r>
      <w:r w:rsidRPr="00F45960">
        <w:t>p</w:t>
      </w:r>
      <w:r w:rsidR="005B171E" w:rsidRPr="00F45960">
        <w:t>ë</w:t>
      </w:r>
      <w:r w:rsidRPr="00F45960">
        <w:t xml:space="preserve">r </w:t>
      </w:r>
      <w:r w:rsidR="007011A9" w:rsidRPr="00F45960">
        <w:t>data setin</w:t>
      </w:r>
      <w:r w:rsidRPr="00F45960">
        <w:t xml:space="preserve"> e</w:t>
      </w:r>
      <w:r w:rsidR="007011A9" w:rsidRPr="00F45960">
        <w:t xml:space="preserve"> </w:t>
      </w:r>
      <w:r w:rsidR="004851AA" w:rsidRPr="00F45960">
        <w:t>derivuar</w:t>
      </w:r>
      <w:bookmarkEnd w:id="140"/>
    </w:p>
    <w:p w14:paraId="7562FFC9" w14:textId="6E192C09" w:rsidR="00B05296" w:rsidRPr="00F45960" w:rsidRDefault="00B05296" w:rsidP="006F26B9">
      <w:r w:rsidRPr="00F45960">
        <w:t>P</w:t>
      </w:r>
      <w:r w:rsidR="005B171E" w:rsidRPr="00F45960">
        <w:t>ë</w:t>
      </w:r>
      <w:r w:rsidRPr="00F45960">
        <w:t>r t</w:t>
      </w:r>
      <w:r w:rsidR="005B171E" w:rsidRPr="00F45960">
        <w:t>ë</w:t>
      </w:r>
      <w:r w:rsidRPr="00F45960">
        <w:t xml:space="preserve"> pasur m</w:t>
      </w:r>
      <w:r w:rsidR="005B171E" w:rsidRPr="00F45960">
        <w:t>ë</w:t>
      </w:r>
      <w:r w:rsidRPr="00F45960">
        <w:t xml:space="preserve"> shum</w:t>
      </w:r>
      <w:r w:rsidR="005B171E" w:rsidRPr="00F45960">
        <w:t>ë</w:t>
      </w:r>
      <w:r w:rsidRPr="00F45960">
        <w:t xml:space="preserve"> njohuri rreth </w:t>
      </w:r>
      <w:r w:rsidR="006F26B9" w:rsidRPr="00F45960">
        <w:t>data setit</w:t>
      </w:r>
      <w:r w:rsidRPr="00F45960">
        <w:t>, lidhjes dhe te dh</w:t>
      </w:r>
      <w:r w:rsidR="005B171E" w:rsidRPr="00F45960">
        <w:t>ë</w:t>
      </w:r>
      <w:r w:rsidRPr="00F45960">
        <w:t>nave n</w:t>
      </w:r>
      <w:r w:rsidR="005B171E" w:rsidRPr="00F45960">
        <w:t>ë</w:t>
      </w:r>
      <w:r w:rsidRPr="00F45960">
        <w:t xml:space="preserve"> p</w:t>
      </w:r>
      <w:r w:rsidR="005B171E" w:rsidRPr="00F45960">
        <w:t>ë</w:t>
      </w:r>
      <w:r w:rsidRPr="00F45960">
        <w:t>rgjith</w:t>
      </w:r>
      <w:r w:rsidR="005B171E" w:rsidRPr="00F45960">
        <w:t>ë</w:t>
      </w:r>
      <w:r w:rsidRPr="00F45960">
        <w:t>si, aplikojm</w:t>
      </w:r>
      <w:r w:rsidR="005B171E" w:rsidRPr="00F45960">
        <w:t>ë</w:t>
      </w:r>
      <w:r w:rsidRPr="00F45960">
        <w:t xml:space="preserve"> disa nga </w:t>
      </w:r>
      <w:r w:rsidR="006F26B9" w:rsidRPr="00F45960">
        <w:t>metriket</w:t>
      </w:r>
      <w:r w:rsidRPr="00F45960">
        <w:t xml:space="preserve"> e krijuara.</w:t>
      </w:r>
      <w:r w:rsidR="000F2F14" w:rsidRPr="00F45960">
        <w:t xml:space="preserve"> Duhet pasur </w:t>
      </w:r>
      <w:r w:rsidR="006F26B9" w:rsidRPr="00F45960">
        <w:t>parasysh</w:t>
      </w:r>
      <w:r w:rsidR="000F2F14" w:rsidRPr="00F45960">
        <w:t xml:space="preserve"> se t</w:t>
      </w:r>
      <w:r w:rsidR="005B171E" w:rsidRPr="00F45960">
        <w:t>ë</w:t>
      </w:r>
      <w:r w:rsidR="000F2F14" w:rsidRPr="00F45960">
        <w:t xml:space="preserve"> gjitha k</w:t>
      </w:r>
      <w:r w:rsidR="005B171E" w:rsidRPr="00F45960">
        <w:t>ë</w:t>
      </w:r>
      <w:r w:rsidR="000F2F14" w:rsidRPr="00F45960">
        <w:t>to metrika po kryhen n</w:t>
      </w:r>
      <w:r w:rsidR="005B171E" w:rsidRPr="00F45960">
        <w:t>ë</w:t>
      </w:r>
      <w:r w:rsidR="000F2F14" w:rsidRPr="00F45960">
        <w:t xml:space="preserve"> nj</w:t>
      </w:r>
      <w:r w:rsidR="005B171E" w:rsidRPr="00F45960">
        <w:t>ë</w:t>
      </w:r>
      <w:r w:rsidR="000F2F14" w:rsidRPr="00F45960">
        <w:t xml:space="preserve"> </w:t>
      </w:r>
      <w:r w:rsidR="006F26B9" w:rsidRPr="00F45960">
        <w:t>mostër</w:t>
      </w:r>
      <w:r w:rsidR="000F2F14" w:rsidRPr="00F45960">
        <w:rPr>
          <w:i/>
          <w:iCs/>
        </w:rPr>
        <w:t xml:space="preserve"> </w:t>
      </w:r>
      <w:r w:rsidR="000F2F14" w:rsidRPr="00F45960">
        <w:t>me 1000 rreshta p</w:t>
      </w:r>
      <w:r w:rsidR="005B171E" w:rsidRPr="00F45960">
        <w:t>ë</w:t>
      </w:r>
      <w:r w:rsidR="000F2F14" w:rsidRPr="00F45960">
        <w:t xml:space="preserve">r arsye se </w:t>
      </w:r>
      <w:r w:rsidR="006F26B9" w:rsidRPr="00F45960">
        <w:t>procedimi</w:t>
      </w:r>
      <w:r w:rsidR="000F2F14" w:rsidRPr="00F45960">
        <w:t xml:space="preserve"> n</w:t>
      </w:r>
      <w:r w:rsidR="005B171E" w:rsidRPr="00F45960">
        <w:t>ë</w:t>
      </w:r>
      <w:r w:rsidR="000F2F14" w:rsidRPr="00F45960">
        <w:t xml:space="preserve"> </w:t>
      </w:r>
      <w:r w:rsidR="006F26B9" w:rsidRPr="00F45960">
        <w:t>data setin</w:t>
      </w:r>
      <w:r w:rsidR="000F2F14" w:rsidRPr="00F45960">
        <w:rPr>
          <w:i/>
          <w:iCs/>
        </w:rPr>
        <w:t xml:space="preserve"> </w:t>
      </w:r>
      <w:r w:rsidR="000F2F14" w:rsidRPr="00F45960">
        <w:t>e plot</w:t>
      </w:r>
      <w:r w:rsidR="005B171E" w:rsidRPr="00F45960">
        <w:t>ë</w:t>
      </w:r>
      <w:r w:rsidR="000F2F14" w:rsidRPr="00F45960">
        <w:t xml:space="preserve"> do t</w:t>
      </w:r>
      <w:r w:rsidR="005B171E" w:rsidRPr="00F45960">
        <w:t>ë</w:t>
      </w:r>
      <w:r w:rsidR="006F26B9" w:rsidRPr="00F45960">
        <w:t xml:space="preserve"> kërkonte më shumë kohë.</w:t>
      </w:r>
      <w:r w:rsidR="000F2F14" w:rsidRPr="00F45960">
        <w:t xml:space="preserve"> </w:t>
      </w:r>
      <w:bookmarkStart w:id="141" w:name="_GoBack"/>
      <w:bookmarkEnd w:id="141"/>
    </w:p>
    <w:p w14:paraId="5C07DF8A" w14:textId="0FBDB1BB" w:rsidR="00E94E40" w:rsidRDefault="004F6855" w:rsidP="00E94E40">
      <w:r w:rsidRPr="00F45960">
        <w:t xml:space="preserve">Fillojmë me thirrjen fundore </w:t>
      </w:r>
      <w:r w:rsidR="001C1382">
        <w:fldChar w:fldCharType="begin"/>
      </w:r>
      <w:r w:rsidR="001C1382">
        <w:instrText xml:space="preserve"> REF _Ref23334923 \h </w:instrText>
      </w:r>
      <w:r w:rsidR="001C1382">
        <w:fldChar w:fldCharType="separate"/>
      </w:r>
      <w:r w:rsidR="005117AD">
        <w:t>getSample</w:t>
      </w:r>
      <w:r w:rsidR="001C1382">
        <w:fldChar w:fldCharType="end"/>
      </w:r>
      <w:r w:rsidRPr="00F45960">
        <w:t xml:space="preserve"> nga e cila shohim një mostër të data setit tonë</w:t>
      </w:r>
      <w:r w:rsidR="00E94E40">
        <w:t xml:space="preserve"> (</w:t>
      </w:r>
      <w:r w:rsidR="00E94E40">
        <w:fldChar w:fldCharType="begin"/>
      </w:r>
      <w:r w:rsidR="00E94E40">
        <w:instrText xml:space="preserve"> REF _Ref23844607 \h </w:instrText>
      </w:r>
      <w:r w:rsidR="00E94E40">
        <w:fldChar w:fldCharType="separate"/>
      </w:r>
      <w:r w:rsidR="00E94E40">
        <w:t xml:space="preserve">Figura </w:t>
      </w:r>
      <w:r w:rsidR="00E94E40">
        <w:rPr>
          <w:noProof/>
        </w:rPr>
        <w:t>13</w:t>
      </w:r>
      <w:r w:rsidR="00E94E40">
        <w:t>: Mostra e data setit</w:t>
      </w:r>
      <w:r w:rsidR="00E94E40">
        <w:fldChar w:fldCharType="end"/>
      </w:r>
      <w:r w:rsidR="00E94E40">
        <w:t>), n</w:t>
      </w:r>
      <w:r w:rsidR="00E94E40" w:rsidRPr="00F45960">
        <w:t xml:space="preserve">ga shohim se kemi vlera numerike të vazhdueshme në shumicën e atributeve, përveç </w:t>
      </w:r>
      <w:r w:rsidR="00E94E40" w:rsidRPr="00F45960">
        <w:rPr>
          <w:i/>
          <w:iCs/>
        </w:rPr>
        <w:t>leaver_status</w:t>
      </w:r>
      <w:r w:rsidR="00E94E40" w:rsidRPr="00F45960">
        <w:t xml:space="preserve"> dhe </w:t>
      </w:r>
      <w:r w:rsidR="00E94E40" w:rsidRPr="00F45960">
        <w:rPr>
          <w:i/>
          <w:iCs/>
        </w:rPr>
        <w:t xml:space="preserve">level </w:t>
      </w:r>
      <w:r w:rsidR="00E94E40" w:rsidRPr="00F45960">
        <w:t>që mund të konsiderohen vlera diskrete, e njëra konkretisht binare.</w:t>
      </w:r>
    </w:p>
    <w:p w14:paraId="3531FEDC" w14:textId="7EFA47EE" w:rsidR="004F6855" w:rsidRPr="00F45960" w:rsidRDefault="00302D32" w:rsidP="006F26B9">
      <w:r w:rsidRPr="00F45960">
        <w:t>Meqë vetëm se kemi pasur njohuri paraprake rreth kësaj loje dhe se si funksionon ajo, përzgjedhja nuk ka qenë pjesa më e vështirë, ku në një strukturë Json me rreth 65 atribute, ne kemi zgjedhur atribute që i përmban ky Json file dhe atribute që ne kemi nxjerrë vetë, dhe ka rezultuar të jetë një veprim i suksesshëm.</w:t>
      </w:r>
      <w:r w:rsidRPr="00302D32">
        <w:t xml:space="preserve"> </w:t>
      </w:r>
    </w:p>
    <w:p w14:paraId="1E66B420" w14:textId="77777777" w:rsidR="006307F1" w:rsidRDefault="004F6855" w:rsidP="006307F1">
      <w:pPr>
        <w:keepNext/>
      </w:pPr>
      <w:r w:rsidRPr="00F45960">
        <w:rPr>
          <w:noProof/>
          <w:lang w:val="en-US"/>
        </w:rPr>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5981FB3E" w14:textId="7FAC182D" w:rsidR="00302D32" w:rsidRDefault="006307F1" w:rsidP="00F31A2C">
      <w:pPr>
        <w:pStyle w:val="Caption"/>
      </w:pPr>
      <w:bookmarkStart w:id="142" w:name="_Ref23844607"/>
      <w:bookmarkStart w:id="143" w:name="_Toc23845918"/>
      <w:r>
        <w:t xml:space="preserve">Figura </w:t>
      </w:r>
      <w:r>
        <w:fldChar w:fldCharType="begin"/>
      </w:r>
      <w:r>
        <w:instrText xml:space="preserve"> SEQ Figura \* ARABIC </w:instrText>
      </w:r>
      <w:r>
        <w:fldChar w:fldCharType="separate"/>
      </w:r>
      <w:r w:rsidR="003541D8">
        <w:rPr>
          <w:noProof/>
        </w:rPr>
        <w:t>13</w:t>
      </w:r>
      <w:r>
        <w:fldChar w:fldCharType="end"/>
      </w:r>
      <w:r>
        <w:t>: Mostra e data setit</w:t>
      </w:r>
      <w:bookmarkEnd w:id="142"/>
      <w:bookmarkEnd w:id="143"/>
    </w:p>
    <w:p w14:paraId="082860AD" w14:textId="77777777" w:rsidR="00302D32" w:rsidRPr="00302D32" w:rsidRDefault="00302D32" w:rsidP="00302D32"/>
    <w:p w14:paraId="7A648D31" w14:textId="261EA8FE" w:rsidR="00302D32" w:rsidRPr="00302D32" w:rsidRDefault="00302D32" w:rsidP="00302D32">
      <w:r w:rsidRPr="00F45960">
        <w:t xml:space="preserve">Shohim secilën kolonë dhe tipin përkatës nëpërmjet thirrjes </w:t>
      </w:r>
      <w:r>
        <w:fldChar w:fldCharType="begin"/>
      </w:r>
      <w:r>
        <w:instrText xml:space="preserve"> REF _Ref23334938 \h </w:instrText>
      </w:r>
      <w:r>
        <w:fldChar w:fldCharType="separate"/>
      </w:r>
      <w:r>
        <w:t>getSchema</w:t>
      </w:r>
      <w:r>
        <w:fldChar w:fldCharType="end"/>
      </w:r>
      <w:r w:rsidRPr="00F45960">
        <w:t xml:space="preserve"> dhe shohim se të gjitha kolonat janë të tipit numër</w:t>
      </w:r>
      <w:r>
        <w:t xml:space="preserve"> (</w:t>
      </w:r>
      <w:r>
        <w:fldChar w:fldCharType="begin"/>
      </w:r>
      <w:r>
        <w:instrText xml:space="preserve"> REF _Ref23844678 \h </w:instrText>
      </w:r>
      <w:r>
        <w:fldChar w:fldCharType="separate"/>
      </w:r>
      <w:r>
        <w:t xml:space="preserve">Figura </w:t>
      </w:r>
      <w:r>
        <w:rPr>
          <w:noProof/>
        </w:rPr>
        <w:t>14</w:t>
      </w:r>
      <w:r>
        <w:t>: Kolonat me tipet p</w:t>
      </w:r>
      <w:r w:rsidRPr="00774388">
        <w:t>ë</w:t>
      </w:r>
      <w:r>
        <w:t>rkat</w:t>
      </w:r>
      <w:r w:rsidRPr="00774388">
        <w:t>ë</w:t>
      </w:r>
      <w:r>
        <w:t>se</w:t>
      </w:r>
      <w:r>
        <w:fldChar w:fldCharType="end"/>
      </w:r>
      <w:r w:rsidRPr="00F45960">
        <w:t xml:space="preserve">. Pra, na lejohen metriket numërore si krahasime, filtrime numërore e të tjera. Mos të harrojmë që në klasën </w:t>
      </w:r>
      <w:r w:rsidRPr="00F45960">
        <w:rPr>
          <w:i/>
          <w:iCs/>
        </w:rPr>
        <w:t xml:space="preserve">Match </w:t>
      </w:r>
      <w:r w:rsidRPr="00F45960">
        <w:t>secilit atribut i kemi shoqëruar tipin numër.</w:t>
      </w:r>
    </w:p>
    <w:p w14:paraId="0FAFFB31" w14:textId="7CAED082" w:rsidR="006307F1" w:rsidRDefault="000F2F14" w:rsidP="00F31A2C">
      <w:pPr>
        <w:pStyle w:val="Caption"/>
      </w:pPr>
      <w:r w:rsidRPr="00F45960">
        <w:rPr>
          <w:noProof/>
          <w:lang w:val="en-US"/>
        </w:rPr>
        <w:lastRenderedPageBreak/>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4CA0FCBD" w14:textId="416C0584" w:rsidR="000F2F14" w:rsidRPr="00F45960" w:rsidRDefault="006307F1" w:rsidP="00F31A2C">
      <w:pPr>
        <w:pStyle w:val="Caption"/>
      </w:pPr>
      <w:bookmarkStart w:id="144" w:name="_Ref23844678"/>
      <w:bookmarkStart w:id="145" w:name="_Toc23845919"/>
      <w:r>
        <w:t xml:space="preserve">Figura </w:t>
      </w:r>
      <w:r>
        <w:fldChar w:fldCharType="begin"/>
      </w:r>
      <w:r>
        <w:instrText xml:space="preserve"> SEQ Figura \* ARABIC </w:instrText>
      </w:r>
      <w:r>
        <w:fldChar w:fldCharType="separate"/>
      </w:r>
      <w:r w:rsidR="003541D8">
        <w:rPr>
          <w:noProof/>
        </w:rPr>
        <w:t>14</w:t>
      </w:r>
      <w:r>
        <w:fldChar w:fldCharType="end"/>
      </w:r>
      <w:r>
        <w:t>: Kolonat me tipet p</w:t>
      </w:r>
      <w:r w:rsidRPr="00774388">
        <w:t>ë</w:t>
      </w:r>
      <w:r>
        <w:t>rkat</w:t>
      </w:r>
      <w:r w:rsidRPr="00774388">
        <w:t>ë</w:t>
      </w:r>
      <w:r>
        <w:t>se</w:t>
      </w:r>
      <w:bookmarkEnd w:id="144"/>
      <w:bookmarkEnd w:id="145"/>
    </w:p>
    <w:p w14:paraId="6E94EBAF" w14:textId="77777777" w:rsidR="00302D32" w:rsidRDefault="00302D32" w:rsidP="00325B02"/>
    <w:p w14:paraId="66AD14EB" w14:textId="07CFD5C9" w:rsidR="000F2F14" w:rsidRPr="00F45960" w:rsidRDefault="00325B02" w:rsidP="00325B02">
      <w:r w:rsidRPr="00F45960">
        <w:t>N</w:t>
      </w:r>
      <w:r w:rsidR="005B171E" w:rsidRPr="00F45960">
        <w:t>ë</w:t>
      </w:r>
      <w:r w:rsidRPr="00F45960">
        <w:t>se aplikojm</w:t>
      </w:r>
      <w:r w:rsidR="005B171E" w:rsidRPr="00F45960">
        <w:t>ë</w:t>
      </w:r>
      <w:r w:rsidRPr="00F45960">
        <w:t xml:space="preserve"> grupimin dhe </w:t>
      </w:r>
      <w:r w:rsidR="006F26B9" w:rsidRPr="00F45960">
        <w:t>njehsimin</w:t>
      </w:r>
      <w:r w:rsidRPr="00F45960">
        <w:t xml:space="preserve"> n</w:t>
      </w:r>
      <w:r w:rsidR="005B171E" w:rsidRPr="00F45960">
        <w:t>ë</w:t>
      </w:r>
      <w:r w:rsidRPr="00F45960">
        <w:t xml:space="preserve"> </w:t>
      </w:r>
      <w:r w:rsidRPr="00F45960">
        <w:rPr>
          <w:i/>
          <w:iCs/>
        </w:rPr>
        <w:t>leaver_status</w:t>
      </w:r>
      <w:r w:rsidRPr="00F45960">
        <w:t xml:space="preserve">, </w:t>
      </w:r>
      <w:r w:rsidR="000F2F14" w:rsidRPr="00F45960">
        <w:t>n</w:t>
      </w:r>
      <w:r w:rsidR="005B171E" w:rsidRPr="00F45960">
        <w:t>ë</w:t>
      </w:r>
      <w:r w:rsidR="000F2F14" w:rsidRPr="00F45960">
        <w:t>p</w:t>
      </w:r>
      <w:r w:rsidR="005B171E" w:rsidRPr="00F45960">
        <w:t>ë</w:t>
      </w:r>
      <w:r w:rsidR="000F2F14" w:rsidRPr="00F45960">
        <w:t xml:space="preserve">rmjet </w:t>
      </w:r>
      <w:r w:rsidR="001C1382">
        <w:fldChar w:fldCharType="begin"/>
      </w:r>
      <w:r w:rsidR="001C1382">
        <w:instrText xml:space="preserve"> REF _Ref23334956 \h </w:instrText>
      </w:r>
      <w:r w:rsidR="001C1382">
        <w:fldChar w:fldCharType="separate"/>
      </w:r>
      <w:r w:rsidR="005117AD">
        <w:t>getGroupAndCount</w:t>
      </w:r>
      <w:r w:rsidR="001C1382">
        <w:fldChar w:fldCharType="end"/>
      </w:r>
      <w:r w:rsidR="001C1382">
        <w:t xml:space="preserve"> </w:t>
      </w:r>
      <w:r w:rsidR="006F26B9" w:rsidRPr="00F45960">
        <w:t xml:space="preserve">(parametër nënkuptohet që vendoset </w:t>
      </w:r>
      <w:r w:rsidR="006F26B9" w:rsidRPr="00F45960">
        <w:rPr>
          <w:i/>
          <w:iCs/>
        </w:rPr>
        <w:t xml:space="preserve">leaver_status) </w:t>
      </w:r>
      <w:r w:rsidR="000F2F14" w:rsidRPr="00F45960">
        <w:t>shohim</w:t>
      </w:r>
      <w:r w:rsidR="006F26B9" w:rsidRPr="00F45960">
        <w:t xml:space="preserve"> se</w:t>
      </w:r>
      <w:r w:rsidR="000F2F14" w:rsidRPr="00F45960">
        <w:t xml:space="preserve"> ndarja nuk </w:t>
      </w:r>
      <w:r w:rsidR="005B171E" w:rsidRPr="00F45960">
        <w:t>ë</w:t>
      </w:r>
      <w:r w:rsidR="000F2F14" w:rsidRPr="00F45960">
        <w:t>sht</w:t>
      </w:r>
      <w:r w:rsidR="005B171E" w:rsidRPr="00F45960">
        <w:t>ë</w:t>
      </w:r>
      <w:r w:rsidR="000F2F14" w:rsidRPr="00F45960">
        <w:t xml:space="preserve"> nj</w:t>
      </w:r>
      <w:r w:rsidR="005B171E" w:rsidRPr="00F45960">
        <w:t>ë</w:t>
      </w:r>
      <w:r w:rsidR="000F2F14" w:rsidRPr="00F45960">
        <w:t xml:space="preserve"> ndarje e mir</w:t>
      </w:r>
      <w:r w:rsidR="005B171E" w:rsidRPr="00F45960">
        <w:t>ë</w:t>
      </w:r>
      <w:r w:rsidR="000F2F14" w:rsidRPr="00F45960">
        <w:t>fillt</w:t>
      </w:r>
      <w:r w:rsidR="005B171E" w:rsidRPr="00F45960">
        <w:t>ë</w:t>
      </w:r>
      <w:r w:rsidR="000F2F14" w:rsidRPr="00F45960">
        <w:t xml:space="preserve">, pra rreth 80% </w:t>
      </w:r>
      <w:r w:rsidR="006F26B9" w:rsidRPr="00F45960">
        <w:t xml:space="preserve">e të dhënave </w:t>
      </w:r>
      <w:r w:rsidR="000F2F14" w:rsidRPr="00F45960">
        <w:t>jan</w:t>
      </w:r>
      <w:r w:rsidR="005B171E" w:rsidRPr="00F45960">
        <w:t>ë</w:t>
      </w:r>
      <w:r w:rsidR="000F2F14" w:rsidRPr="00F45960">
        <w:t xml:space="preserve"> n</w:t>
      </w:r>
      <w:r w:rsidR="005B171E" w:rsidRPr="00F45960">
        <w:t>ë</w:t>
      </w:r>
      <w:r w:rsidR="000F2F14" w:rsidRPr="00F45960">
        <w:t xml:space="preserve"> </w:t>
      </w:r>
      <w:r w:rsidR="000F2F14" w:rsidRPr="00F45960">
        <w:rPr>
          <w:i/>
          <w:iCs/>
        </w:rPr>
        <w:t xml:space="preserve">leaver_status </w:t>
      </w:r>
      <w:r w:rsidR="000F2F14" w:rsidRPr="00F45960">
        <w:t>0</w:t>
      </w:r>
      <w:r w:rsidR="000F2F14" w:rsidRPr="00F45960">
        <w:rPr>
          <w:i/>
          <w:iCs/>
        </w:rPr>
        <w:t xml:space="preserve"> </w:t>
      </w:r>
      <w:r w:rsidR="000F2F14" w:rsidRPr="00F45960">
        <w:t>dhe rreth 20% jan</w:t>
      </w:r>
      <w:r w:rsidR="005B171E" w:rsidRPr="00F45960">
        <w:t>ë</w:t>
      </w:r>
      <w:r w:rsidR="000F2F14" w:rsidRPr="00F45960">
        <w:t xml:space="preserve"> n</w:t>
      </w:r>
      <w:r w:rsidR="005B171E" w:rsidRPr="00F45960">
        <w:t>ë</w:t>
      </w:r>
      <w:r w:rsidR="000F2F14" w:rsidRPr="00F45960">
        <w:t xml:space="preserve"> </w:t>
      </w:r>
      <w:r w:rsidR="000F2F14" w:rsidRPr="00F45960">
        <w:rPr>
          <w:i/>
          <w:iCs/>
        </w:rPr>
        <w:t>leaver</w:t>
      </w:r>
      <w:r w:rsidR="006F26B9" w:rsidRPr="00F45960">
        <w:rPr>
          <w:i/>
          <w:iCs/>
        </w:rPr>
        <w:t>_</w:t>
      </w:r>
      <w:r w:rsidR="000F2F14" w:rsidRPr="00F45960">
        <w:rPr>
          <w:i/>
          <w:iCs/>
        </w:rPr>
        <w:t xml:space="preserve">status </w:t>
      </w:r>
      <w:r w:rsidR="000F2F14" w:rsidRPr="00F45960">
        <w:t>1</w:t>
      </w:r>
      <w:r w:rsidR="00302D32">
        <w:t xml:space="preserve"> (</w:t>
      </w:r>
      <w:r w:rsidR="00302D32">
        <w:fldChar w:fldCharType="begin"/>
      </w:r>
      <w:r w:rsidR="00302D32">
        <w:instrText xml:space="preserve"> REF _Ref23844715 \h </w:instrText>
      </w:r>
      <w:r w:rsidR="00302D32">
        <w:fldChar w:fldCharType="separate"/>
      </w:r>
      <w:r w:rsidR="00302D32">
        <w:t xml:space="preserve">Figura </w:t>
      </w:r>
      <w:r w:rsidR="00302D32">
        <w:rPr>
          <w:noProof/>
        </w:rPr>
        <w:t>15</w:t>
      </w:r>
      <w:r w:rsidR="00302D32">
        <w:t>: Raporti njeh</w:t>
      </w:r>
      <w:r w:rsidR="00302D32" w:rsidRPr="00957274">
        <w:t>s</w:t>
      </w:r>
      <w:r w:rsidR="00302D32">
        <w:t>im - leaver_status</w:t>
      </w:r>
      <w:r w:rsidR="00302D32">
        <w:fldChar w:fldCharType="end"/>
      </w:r>
      <w:r w:rsidR="00302D32">
        <w:t>).</w:t>
      </w:r>
    </w:p>
    <w:p w14:paraId="6281CC3B" w14:textId="77777777" w:rsidR="006307F1" w:rsidRDefault="000F2F14" w:rsidP="006307F1">
      <w:pPr>
        <w:keepNext/>
      </w:pPr>
      <w:r w:rsidRPr="00F45960">
        <w:rPr>
          <w:noProof/>
          <w:lang w:val="en-US"/>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7894645A" w14:textId="62229B8C" w:rsidR="000F2F14" w:rsidRDefault="006307F1" w:rsidP="00F31A2C">
      <w:pPr>
        <w:pStyle w:val="Caption"/>
      </w:pPr>
      <w:bookmarkStart w:id="146" w:name="_Ref23844715"/>
      <w:bookmarkStart w:id="147" w:name="_Toc23845920"/>
      <w:r>
        <w:t xml:space="preserve">Figura </w:t>
      </w:r>
      <w:r>
        <w:fldChar w:fldCharType="begin"/>
      </w:r>
      <w:r>
        <w:instrText xml:space="preserve"> SEQ Figura \* ARABIC </w:instrText>
      </w:r>
      <w:r>
        <w:fldChar w:fldCharType="separate"/>
      </w:r>
      <w:r w:rsidR="003541D8">
        <w:rPr>
          <w:noProof/>
        </w:rPr>
        <w:t>15</w:t>
      </w:r>
      <w:r>
        <w:fldChar w:fldCharType="end"/>
      </w:r>
      <w:r>
        <w:t>: Raporti njeh</w:t>
      </w:r>
      <w:r w:rsidRPr="00957274">
        <w:t>s</w:t>
      </w:r>
      <w:r>
        <w:t>im - leaver_status</w:t>
      </w:r>
      <w:bookmarkEnd w:id="146"/>
      <w:bookmarkEnd w:id="147"/>
    </w:p>
    <w:p w14:paraId="64B642B7" w14:textId="77777777" w:rsidR="00302D32" w:rsidRPr="00302D32" w:rsidRDefault="00302D32" w:rsidP="00302D32"/>
    <w:p w14:paraId="3ACA618C" w14:textId="19EBC8DA" w:rsidR="000F2F14" w:rsidRDefault="000F2F14" w:rsidP="00325B02">
      <w:r w:rsidRPr="00F45960">
        <w:t>N</w:t>
      </w:r>
      <w:r w:rsidR="005B171E" w:rsidRPr="00F45960">
        <w:t>ë</w:t>
      </w:r>
      <w:r w:rsidRPr="00F45960">
        <w:t>se aplikojm</w:t>
      </w:r>
      <w:r w:rsidR="005B171E" w:rsidRPr="00F45960">
        <w:t>ë</w:t>
      </w:r>
      <w:r w:rsidRPr="00F45960">
        <w:t xml:space="preserve"> metrik</w:t>
      </w:r>
      <w:r w:rsidR="005B171E" w:rsidRPr="00F45960">
        <w:t>ë</w:t>
      </w:r>
      <w:r w:rsidRPr="00F45960">
        <w:t>n tjet</w:t>
      </w:r>
      <w:r w:rsidR="005B171E" w:rsidRPr="00F45960">
        <w:t>ë</w:t>
      </w:r>
      <w:r w:rsidRPr="00F45960">
        <w:t xml:space="preserve">r, e cila </w:t>
      </w:r>
      <w:r w:rsidR="005B171E" w:rsidRPr="00F45960">
        <w:t>ë</w:t>
      </w:r>
      <w:r w:rsidRPr="00F45960">
        <w:t>sht</w:t>
      </w:r>
      <w:r w:rsidR="005B171E" w:rsidRPr="00F45960">
        <w:t>ë</w:t>
      </w:r>
      <w:r w:rsidRPr="00F45960">
        <w:t xml:space="preserve"> nj</w:t>
      </w:r>
      <w:r w:rsidR="005B171E" w:rsidRPr="00F45960">
        <w:t>ë</w:t>
      </w:r>
      <w:r w:rsidRPr="00F45960">
        <w:t xml:space="preserve"> thirrje e brendshme n</w:t>
      </w:r>
      <w:r w:rsidR="005B171E" w:rsidRPr="00F45960">
        <w:t>ë</w:t>
      </w:r>
      <w:r w:rsidRPr="00F45960">
        <w:t xml:space="preserve"> t</w:t>
      </w:r>
      <w:r w:rsidR="005B171E" w:rsidRPr="00F45960">
        <w:t>ë</w:t>
      </w:r>
      <w:r w:rsidRPr="00F45960">
        <w:t xml:space="preserve"> cil</w:t>
      </w:r>
      <w:r w:rsidR="005B171E" w:rsidRPr="00F45960">
        <w:t>ë</w:t>
      </w:r>
      <w:r w:rsidRPr="00F45960">
        <w:t>n duam t</w:t>
      </w:r>
      <w:r w:rsidR="005B171E" w:rsidRPr="00F45960">
        <w:t>ë</w:t>
      </w:r>
      <w:r w:rsidRPr="00F45960">
        <w:t xml:space="preserve"> kontrollojm</w:t>
      </w:r>
      <w:r w:rsidR="005B171E" w:rsidRPr="00F45960">
        <w:t>ë</w:t>
      </w:r>
      <w:r w:rsidRPr="00F45960">
        <w:t xml:space="preserve"> se si q</w:t>
      </w:r>
      <w:r w:rsidR="005B171E" w:rsidRPr="00F45960">
        <w:t>ë</w:t>
      </w:r>
      <w:r w:rsidRPr="00F45960">
        <w:t xml:space="preserve">ndron raporti i </w:t>
      </w:r>
      <w:r w:rsidRPr="00F45960">
        <w:rPr>
          <w:i/>
          <w:iCs/>
        </w:rPr>
        <w:t xml:space="preserve">leaver_status </w:t>
      </w:r>
      <w:r w:rsidRPr="00F45960">
        <w:t>me kolon</w:t>
      </w:r>
      <w:r w:rsidR="005B171E" w:rsidRPr="00F45960">
        <w:t>ë</w:t>
      </w:r>
      <w:r w:rsidRPr="00F45960">
        <w:t>n t</w:t>
      </w:r>
      <w:r w:rsidR="005B171E" w:rsidRPr="00F45960">
        <w:t>ë</w:t>
      </w:r>
      <w:r w:rsidRPr="00F45960">
        <w:t xml:space="preserve"> cil</w:t>
      </w:r>
      <w:r w:rsidR="005B171E" w:rsidRPr="00F45960">
        <w:t>ë</w:t>
      </w:r>
      <w:r w:rsidRPr="00F45960">
        <w:t>n ne duam t</w:t>
      </w:r>
      <w:r w:rsidR="005B171E" w:rsidRPr="00F45960">
        <w:t>ë</w:t>
      </w:r>
      <w:r w:rsidRPr="00F45960">
        <w:t xml:space="preserve"> predikojm</w:t>
      </w:r>
      <w:r w:rsidR="005B171E" w:rsidRPr="00F45960">
        <w:t>ë</w:t>
      </w:r>
      <w:r w:rsidRPr="00F45960">
        <w:t xml:space="preserve">, </w:t>
      </w:r>
      <w:r w:rsidR="00B26CB4" w:rsidRPr="00F45960">
        <w:t xml:space="preserve">pra </w:t>
      </w:r>
      <w:r w:rsidR="001C1382">
        <w:fldChar w:fldCharType="begin"/>
      </w:r>
      <w:r w:rsidR="001C1382">
        <w:instrText xml:space="preserve"> REF _Ref23334973 \h </w:instrText>
      </w:r>
      <w:r w:rsidR="001C1382">
        <w:fldChar w:fldCharType="separate"/>
      </w:r>
      <w:r w:rsidR="005117AD">
        <w:t>getDoubleGroup</w:t>
      </w:r>
      <w:r w:rsidR="001C1382">
        <w:fldChar w:fldCharType="end"/>
      </w:r>
      <w:r w:rsidR="00D56C94" w:rsidRPr="00F45960">
        <w:t xml:space="preserve">, </w:t>
      </w:r>
      <w:r w:rsidRPr="00F45960">
        <w:t>marrim</w:t>
      </w:r>
      <w:r w:rsidR="008D415E">
        <w:t xml:space="preserve"> (</w:t>
      </w:r>
      <w:r w:rsidR="008D415E">
        <w:fldChar w:fldCharType="begin"/>
      </w:r>
      <w:r w:rsidR="008D415E">
        <w:instrText xml:space="preserve"> REF _Ref23844747 \h </w:instrText>
      </w:r>
      <w:r w:rsidR="008D415E">
        <w:fldChar w:fldCharType="separate"/>
      </w:r>
      <w:r w:rsidR="008D415E">
        <w:t xml:space="preserve">Figura </w:t>
      </w:r>
      <w:r w:rsidR="008D415E">
        <w:rPr>
          <w:noProof/>
        </w:rPr>
        <w:t>16</w:t>
      </w:r>
      <w:r w:rsidR="008D415E">
        <w:t>: Grupimi sipas leaver_status dhe radiant_win</w:t>
      </w:r>
      <w:r w:rsidR="008D415E">
        <w:fldChar w:fldCharType="end"/>
      </w:r>
      <w:r w:rsidR="008D415E">
        <w:t xml:space="preserve">). </w:t>
      </w:r>
    </w:p>
    <w:p w14:paraId="05851283" w14:textId="0A62E16D" w:rsidR="008D415E" w:rsidRDefault="008D415E" w:rsidP="00325B02">
      <w:r w:rsidRPr="00F45960">
        <w:t xml:space="preserve">Pra, kur </w:t>
      </w:r>
      <w:r w:rsidRPr="00F45960">
        <w:rPr>
          <w:i/>
          <w:iCs/>
        </w:rPr>
        <w:t xml:space="preserve">leaver_status </w:t>
      </w:r>
      <w:r w:rsidRPr="00F45960">
        <w:t>nuk është zero do të thotë që loja nuk është përfunduar si ekip dhe si rrjedhojë</w:t>
      </w:r>
      <w:r w:rsidRPr="00F45960">
        <w:rPr>
          <w:i/>
          <w:iCs/>
        </w:rPr>
        <w:t xml:space="preserve"> </w:t>
      </w:r>
      <w:r w:rsidRPr="00F45960">
        <w:t>të bardhët</w:t>
      </w:r>
      <w:r w:rsidRPr="00F45960">
        <w:rPr>
          <w:i/>
          <w:iCs/>
        </w:rPr>
        <w:t xml:space="preserve"> </w:t>
      </w:r>
      <w:r w:rsidRPr="00F45960">
        <w:t xml:space="preserve">kanë humbur pothuajse 65% të lojërave. </w:t>
      </w:r>
      <w:r>
        <w:t xml:space="preserve"> </w:t>
      </w:r>
    </w:p>
    <w:p w14:paraId="0E6EBD89" w14:textId="7EDBF141" w:rsidR="008D415E" w:rsidRPr="00F45960" w:rsidRDefault="008D415E" w:rsidP="00325B02">
      <w:r w:rsidRPr="00F45960">
        <w:t xml:space="preserve">Gjithsesi, se përzgjedhja e kolonave ka qenë e mirë, mund të vërtetohet nëpërmjet matricës së korrelacioneve, </w:t>
      </w:r>
      <w:r>
        <w:fldChar w:fldCharType="begin"/>
      </w:r>
      <w:r>
        <w:instrText xml:space="preserve"> REF _Ref23334986 \h </w:instrText>
      </w:r>
      <w:r>
        <w:fldChar w:fldCharType="separate"/>
      </w:r>
      <w:r>
        <w:t>getCorrelationMatrix</w:t>
      </w:r>
      <w:r>
        <w:fldChar w:fldCharType="end"/>
      </w:r>
      <w:r w:rsidRPr="00F45960">
        <w:t>, një matricë</w:t>
      </w:r>
      <w:r w:rsidRPr="00F45960">
        <w:rPr>
          <w:i/>
          <w:iCs/>
        </w:rPr>
        <w:t xml:space="preserve"> </w:t>
      </w:r>
      <w:r w:rsidRPr="00F45960">
        <w:t xml:space="preserve">e cila paraqet lidhshmërinë e kolonave ndaj njëra tjetrës. </w:t>
      </w:r>
    </w:p>
    <w:p w14:paraId="6FC2E3CC" w14:textId="77777777" w:rsidR="006307F1" w:rsidRDefault="000F2F14" w:rsidP="006307F1">
      <w:pPr>
        <w:keepNext/>
      </w:pPr>
      <w:r w:rsidRPr="00F45960">
        <w:rPr>
          <w:noProof/>
          <w:lang w:val="en-US"/>
        </w:rPr>
        <w:lastRenderedPageBreak/>
        <w:drawing>
          <wp:inline distT="0" distB="0" distL="0" distR="0" wp14:anchorId="1D7DB7CA" wp14:editId="7B007760">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5A73AAB" w14:textId="7249C89E" w:rsidR="000F2F14" w:rsidRPr="00F45960" w:rsidRDefault="006307F1" w:rsidP="00F31A2C">
      <w:pPr>
        <w:pStyle w:val="Caption"/>
      </w:pPr>
      <w:bookmarkStart w:id="148" w:name="_Ref23844747"/>
      <w:bookmarkStart w:id="149" w:name="_Toc23845921"/>
      <w:r>
        <w:t xml:space="preserve">Figura </w:t>
      </w:r>
      <w:r>
        <w:fldChar w:fldCharType="begin"/>
      </w:r>
      <w:r>
        <w:instrText xml:space="preserve"> SEQ Figura \* ARABIC </w:instrText>
      </w:r>
      <w:r>
        <w:fldChar w:fldCharType="separate"/>
      </w:r>
      <w:r w:rsidR="003541D8">
        <w:rPr>
          <w:noProof/>
        </w:rPr>
        <w:t>16</w:t>
      </w:r>
      <w:r>
        <w:fldChar w:fldCharType="end"/>
      </w:r>
      <w:r>
        <w:t>: Grupimi sipas leaver_status dhe radiant_win</w:t>
      </w:r>
      <w:bookmarkEnd w:id="148"/>
      <w:bookmarkEnd w:id="149"/>
    </w:p>
    <w:p w14:paraId="41D40AD6" w14:textId="77777777" w:rsidR="008D415E" w:rsidRDefault="008D415E" w:rsidP="00A06A6C"/>
    <w:p w14:paraId="52D52BE3" w14:textId="67DBC14A" w:rsidR="00BA0525" w:rsidRPr="00F45960" w:rsidRDefault="00A06A6C" w:rsidP="00A06A6C">
      <w:r w:rsidRPr="00F45960">
        <w:t xml:space="preserve">Pra kemi edhe korrelacione, edhe korrelacione </w:t>
      </w:r>
      <w:r w:rsidR="00C55794" w:rsidRPr="00F45960">
        <w:t>inverse</w:t>
      </w:r>
      <w:r w:rsidRPr="00F45960">
        <w:t>, ku nj</w:t>
      </w:r>
      <w:r w:rsidR="005B171E" w:rsidRPr="00F45960">
        <w:t>ë</w:t>
      </w:r>
      <w:r w:rsidRPr="00F45960">
        <w:t xml:space="preserve"> raport i plot</w:t>
      </w:r>
      <w:r w:rsidR="005B171E" w:rsidRPr="00F45960">
        <w:t>ë</w:t>
      </w:r>
      <w:r w:rsidRPr="00F45960">
        <w:t xml:space="preserve"> i k</w:t>
      </w:r>
      <w:r w:rsidR="005B171E" w:rsidRPr="00F45960">
        <w:t>ë</w:t>
      </w:r>
      <w:r w:rsidRPr="00F45960">
        <w:t xml:space="preserve">saj matrice </w:t>
      </w:r>
      <w:r w:rsidR="005B171E" w:rsidRPr="00F45960">
        <w:t>ë</w:t>
      </w:r>
      <w:r w:rsidR="00325B02" w:rsidRPr="00F45960">
        <w:t>sht</w:t>
      </w:r>
      <w:r w:rsidR="005B171E" w:rsidRPr="00F45960">
        <w:t>ë</w:t>
      </w:r>
      <w:r w:rsidR="00325B02" w:rsidRPr="00F45960">
        <w:t xml:space="preserve"> i bashkangjitur n</w:t>
      </w:r>
      <w:r w:rsidR="005B171E" w:rsidRPr="00F45960">
        <w:t>ë</w:t>
      </w:r>
      <w:r w:rsidR="00325B02" w:rsidRPr="00F45960">
        <w:t xml:space="preserve"> </w:t>
      </w:r>
      <w:r w:rsidR="00325B02" w:rsidRPr="00F45960">
        <w:rPr>
          <w:i/>
          <w:iCs/>
        </w:rPr>
        <w:t>Github</w:t>
      </w:r>
      <w:r w:rsidR="00325B02" w:rsidRPr="00F45960">
        <w:t xml:space="preserve">. </w:t>
      </w:r>
      <w:r w:rsidR="00BA0525" w:rsidRPr="00F45960">
        <w:t>Le t</w:t>
      </w:r>
      <w:r w:rsidR="005B171E" w:rsidRPr="00F45960">
        <w:t>ë</w:t>
      </w:r>
      <w:r w:rsidR="00BA0525" w:rsidRPr="00F45960">
        <w:t xml:space="preserve"> shohim tash atributet tjer</w:t>
      </w:r>
      <w:r w:rsidR="005B171E" w:rsidRPr="00F45960">
        <w:t>ë</w:t>
      </w:r>
      <w:r w:rsidR="00BA0525" w:rsidRPr="00F45960">
        <w:t>, vet</w:t>
      </w:r>
      <w:r w:rsidR="005B171E" w:rsidRPr="00F45960">
        <w:t>ë</w:t>
      </w:r>
      <w:r w:rsidR="00BA0525" w:rsidRPr="00F45960">
        <w:t>m sa t</w:t>
      </w:r>
      <w:r w:rsidR="005B171E" w:rsidRPr="00F45960">
        <w:t>ë</w:t>
      </w:r>
      <w:r w:rsidR="00BA0525" w:rsidRPr="00F45960">
        <w:t xml:space="preserve"> marrim nj</w:t>
      </w:r>
      <w:r w:rsidR="005B171E" w:rsidRPr="00F45960">
        <w:t>ë</w:t>
      </w:r>
      <w:r w:rsidR="00BA0525" w:rsidRPr="00F45960">
        <w:t xml:space="preserve"> parafytyrim se me çfar</w:t>
      </w:r>
      <w:r w:rsidR="005B171E" w:rsidRPr="00F45960">
        <w:t>ë</w:t>
      </w:r>
      <w:r w:rsidR="00BA0525" w:rsidRPr="00F45960">
        <w:t xml:space="preserve"> t</w:t>
      </w:r>
      <w:r w:rsidR="005B171E" w:rsidRPr="00F45960">
        <w:t>ë</w:t>
      </w:r>
      <w:r w:rsidR="00BA0525" w:rsidRPr="00F45960">
        <w:t xml:space="preserve"> dh</w:t>
      </w:r>
      <w:r w:rsidR="005B171E" w:rsidRPr="00F45960">
        <w:t>ë</w:t>
      </w:r>
      <w:r w:rsidR="00BA0525" w:rsidRPr="00F45960">
        <w:t>nash kemi t</w:t>
      </w:r>
      <w:r w:rsidR="005B171E" w:rsidRPr="00F45960">
        <w:t>ë</w:t>
      </w:r>
      <w:r w:rsidR="00BA0525" w:rsidRPr="00F45960">
        <w:t xml:space="preserve"> b</w:t>
      </w:r>
      <w:r w:rsidR="005B171E" w:rsidRPr="00F45960">
        <w:t>ë</w:t>
      </w:r>
      <w:r w:rsidR="00BA0525" w:rsidRPr="00F45960">
        <w:t>jm</w:t>
      </w:r>
      <w:r w:rsidR="005B171E" w:rsidRPr="00F45960">
        <w:t>ë</w:t>
      </w:r>
      <w:r w:rsidR="00BA0525" w:rsidRPr="00F45960">
        <w:t>.</w:t>
      </w:r>
    </w:p>
    <w:p w14:paraId="732AFB9F" w14:textId="741778D1" w:rsidR="003E37F6" w:rsidRPr="00F45960" w:rsidRDefault="003E37F6" w:rsidP="00BA0525">
      <w:pPr>
        <w:pStyle w:val="ListParagraph"/>
        <w:numPr>
          <w:ilvl w:val="0"/>
          <w:numId w:val="21"/>
        </w:numPr>
      </w:pPr>
      <w:r w:rsidRPr="00F45960">
        <w:t xml:space="preserve">Funksioni: </w:t>
      </w:r>
      <w:r w:rsidRPr="00F45960">
        <w:tab/>
        <w:t xml:space="preserve">grupimi sipas kolonës </w:t>
      </w:r>
      <w:r w:rsidRPr="00F45960">
        <w:rPr>
          <w:i/>
          <w:iCs/>
        </w:rPr>
        <w:t xml:space="preserve">xp_per_min </w:t>
      </w:r>
      <w:r w:rsidRPr="00F45960">
        <w:t>në 3 ndarje</w:t>
      </w:r>
      <w:r w:rsidR="008D415E">
        <w:t xml:space="preserve"> (</w:t>
      </w:r>
      <w:r w:rsidR="008D415E">
        <w:fldChar w:fldCharType="begin"/>
      </w:r>
      <w:r w:rsidR="008D415E">
        <w:instrText xml:space="preserve"> REF _Ref23844778 \h </w:instrText>
      </w:r>
      <w:r w:rsidR="008D415E">
        <w:fldChar w:fldCharType="separate"/>
      </w:r>
      <w:r w:rsidR="008D415E">
        <w:t xml:space="preserve">Figura </w:t>
      </w:r>
      <w:r w:rsidR="008D415E">
        <w:rPr>
          <w:noProof/>
        </w:rPr>
        <w:t>17</w:t>
      </w:r>
      <w:r w:rsidR="008D415E">
        <w:t>: G</w:t>
      </w:r>
      <w:r w:rsidR="008D415E" w:rsidRPr="003A3344">
        <w:t>rupimi sipas kolonës xp_per_min në 3 ndarje</w:t>
      </w:r>
      <w:r w:rsidR="008D415E">
        <w:fldChar w:fldCharType="end"/>
      </w:r>
      <w:r w:rsidR="008D415E">
        <w:t>)</w:t>
      </w:r>
    </w:p>
    <w:p w14:paraId="4BF5BE0D" w14:textId="19A643B0" w:rsidR="00BA0525" w:rsidRPr="00F45960" w:rsidRDefault="003E37F6" w:rsidP="003E37F6">
      <w:pPr>
        <w:pStyle w:val="ListParagraph"/>
      </w:pPr>
      <w:r w:rsidRPr="00F45960">
        <w:t>Rezultati:</w:t>
      </w:r>
      <w:r w:rsidRPr="00F45960">
        <w:tab/>
        <w:t xml:space="preserve">fitojmë një ndarje relativisht të mirë </w:t>
      </w:r>
      <w:r w:rsidR="00743117" w:rsidRPr="00F45960">
        <w:t>ku n</w:t>
      </w:r>
      <w:r w:rsidR="005B171E" w:rsidRPr="00F45960">
        <w:t>ë</w:t>
      </w:r>
      <w:r w:rsidR="00743117" w:rsidRPr="00F45960">
        <w:t xml:space="preserve"> intervali</w:t>
      </w:r>
      <w:r w:rsidRPr="00F45960">
        <w:t>t</w:t>
      </w:r>
      <w:r w:rsidR="00743117" w:rsidRPr="00F45960">
        <w:t xml:space="preserve"> 0 ~ 472 i takojn</w:t>
      </w:r>
      <w:r w:rsidR="005B171E" w:rsidRPr="00F45960">
        <w:t>ë</w:t>
      </w:r>
      <w:r w:rsidR="00743117" w:rsidRPr="00F45960">
        <w:t xml:space="preserve"> 828 elemente, intervalit 472 ~ 4755 i takojn</w:t>
      </w:r>
      <w:r w:rsidR="005B171E" w:rsidRPr="00F45960">
        <w:t>ë</w:t>
      </w:r>
      <w:r w:rsidR="00743117" w:rsidRPr="00F45960">
        <w:t xml:space="preserve"> 113 elemente nd</w:t>
      </w:r>
      <w:r w:rsidR="005B171E" w:rsidRPr="00F45960">
        <w:t>ë</w:t>
      </w:r>
      <w:r w:rsidR="00743117" w:rsidRPr="00F45960">
        <w:t xml:space="preserve">rsa intervalit 4755 </w:t>
      </w:r>
      <w:r w:rsidRPr="00F45960">
        <w:t>e</w:t>
      </w:r>
      <w:r w:rsidR="00743117" w:rsidRPr="00F45960">
        <w:t xml:space="preserve"> tutje i takojn</w:t>
      </w:r>
      <w:r w:rsidR="005B171E" w:rsidRPr="00F45960">
        <w:t>ë</w:t>
      </w:r>
      <w:r w:rsidR="00743117" w:rsidRPr="00F45960">
        <w:t xml:space="preserve"> rreth 60 elemente.</w:t>
      </w:r>
    </w:p>
    <w:p w14:paraId="48C3FC3D" w14:textId="77777777" w:rsidR="006307F1" w:rsidRDefault="00BA0525" w:rsidP="006307F1">
      <w:pPr>
        <w:keepNext/>
      </w:pPr>
      <w:r w:rsidRPr="00F45960">
        <w:rPr>
          <w:noProof/>
          <w:lang w:val="en-US"/>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106303CD" w14:textId="4382D466" w:rsidR="003E37F6" w:rsidRDefault="006307F1" w:rsidP="00F31A2C">
      <w:pPr>
        <w:pStyle w:val="Caption"/>
      </w:pPr>
      <w:bookmarkStart w:id="150" w:name="_Ref23844778"/>
      <w:bookmarkStart w:id="151" w:name="_Toc23845922"/>
      <w:r>
        <w:t xml:space="preserve">Figura </w:t>
      </w:r>
      <w:r>
        <w:fldChar w:fldCharType="begin"/>
      </w:r>
      <w:r>
        <w:instrText xml:space="preserve"> SEQ Figura \* ARABIC </w:instrText>
      </w:r>
      <w:r>
        <w:fldChar w:fldCharType="separate"/>
      </w:r>
      <w:r w:rsidR="003541D8">
        <w:rPr>
          <w:noProof/>
        </w:rPr>
        <w:t>17</w:t>
      </w:r>
      <w:r>
        <w:fldChar w:fldCharType="end"/>
      </w:r>
      <w:r>
        <w:t>: G</w:t>
      </w:r>
      <w:r w:rsidRPr="003A3344">
        <w:t>rupimi sipas kolonës xp_per_min në 3 ndarje</w:t>
      </w:r>
      <w:bookmarkEnd w:id="150"/>
      <w:bookmarkEnd w:id="151"/>
    </w:p>
    <w:p w14:paraId="0D1B2B3E" w14:textId="77777777" w:rsidR="008D415E" w:rsidRPr="008D415E" w:rsidRDefault="008D415E" w:rsidP="008D415E"/>
    <w:p w14:paraId="492CC8EF" w14:textId="562A35CA" w:rsidR="00BA0525" w:rsidRPr="00F45960" w:rsidRDefault="003E37F6" w:rsidP="00BA0525">
      <w:pPr>
        <w:pStyle w:val="ListParagraph"/>
        <w:numPr>
          <w:ilvl w:val="0"/>
          <w:numId w:val="21"/>
        </w:numPr>
      </w:pPr>
      <w:r w:rsidRPr="00F45960">
        <w:t>Funksioni:</w:t>
      </w:r>
      <w:r w:rsidRPr="00F45960">
        <w:tab/>
        <w:t xml:space="preserve">grupimi sipas kolonës </w:t>
      </w:r>
      <w:r w:rsidRPr="00F45960">
        <w:rPr>
          <w:i/>
          <w:iCs/>
        </w:rPr>
        <w:t>level</w:t>
      </w:r>
      <w:r w:rsidRPr="00F45960">
        <w:t xml:space="preserve"> në 4 ndarje</w:t>
      </w:r>
      <w:r w:rsidR="00D247D4">
        <w:t xml:space="preserve"> (</w:t>
      </w:r>
      <w:r w:rsidR="00D247D4">
        <w:fldChar w:fldCharType="begin"/>
      </w:r>
      <w:r w:rsidR="00D247D4">
        <w:instrText xml:space="preserve"> REF _Ref23844798 \h </w:instrText>
      </w:r>
      <w:r w:rsidR="00D247D4">
        <w:fldChar w:fldCharType="separate"/>
      </w:r>
      <w:r w:rsidR="00D247D4">
        <w:t xml:space="preserve">Figura </w:t>
      </w:r>
      <w:r w:rsidR="00D247D4">
        <w:rPr>
          <w:noProof/>
        </w:rPr>
        <w:t>18</w:t>
      </w:r>
      <w:r w:rsidR="00D247D4">
        <w:t>: G</w:t>
      </w:r>
      <w:r w:rsidR="00D247D4" w:rsidRPr="00666A44">
        <w:t>rupimi sipas kolonës level në 4 ndarje</w:t>
      </w:r>
      <w:r w:rsidR="00D247D4">
        <w:fldChar w:fldCharType="end"/>
      </w:r>
      <w:r w:rsidR="00D247D4">
        <w:t>)</w:t>
      </w:r>
    </w:p>
    <w:p w14:paraId="04804496" w14:textId="23DF1464" w:rsidR="00FF3176" w:rsidRPr="00F45960" w:rsidRDefault="003E37F6" w:rsidP="001E4FE3">
      <w:pPr>
        <w:pStyle w:val="ListParagraph"/>
      </w:pPr>
      <w:r w:rsidRPr="00F45960">
        <w:t>Rezultati:</w:t>
      </w:r>
      <w:r w:rsidRPr="00F45960">
        <w:tab/>
        <w:t xml:space="preserve">edhe njëherë vërteton se data seti jonë është i shëndetshëm, ngase është lehtë e kuptueshme nga lojtarët e zakonshëm të kësaj loje se pjesa dominuese e lojërave mbaron me të gjithë lojtarët me </w:t>
      </w:r>
      <w:r w:rsidRPr="00F45960">
        <w:rPr>
          <w:i/>
          <w:iCs/>
        </w:rPr>
        <w:t xml:space="preserve">level </w:t>
      </w:r>
      <w:r w:rsidRPr="00F45960">
        <w:t>maksimal, që vërtetohet nga ky diagram.</w:t>
      </w:r>
    </w:p>
    <w:p w14:paraId="75BBF8DF" w14:textId="77777777" w:rsidR="006307F1" w:rsidRDefault="00BA0525" w:rsidP="006307F1">
      <w:pPr>
        <w:keepNext/>
      </w:pPr>
      <w:r w:rsidRPr="00F45960">
        <w:rPr>
          <w:noProof/>
          <w:lang w:val="en-US"/>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52C5D80" w14:textId="5DDB2A55" w:rsidR="001E4FE3" w:rsidRDefault="006307F1" w:rsidP="00F31A2C">
      <w:pPr>
        <w:pStyle w:val="Caption"/>
      </w:pPr>
      <w:bookmarkStart w:id="152" w:name="_Ref23844798"/>
      <w:bookmarkStart w:id="153" w:name="_Toc23845923"/>
      <w:r>
        <w:t xml:space="preserve">Figura </w:t>
      </w:r>
      <w:r>
        <w:fldChar w:fldCharType="begin"/>
      </w:r>
      <w:r>
        <w:instrText xml:space="preserve"> SEQ Figura \* ARABIC </w:instrText>
      </w:r>
      <w:r>
        <w:fldChar w:fldCharType="separate"/>
      </w:r>
      <w:r w:rsidR="003541D8">
        <w:rPr>
          <w:noProof/>
        </w:rPr>
        <w:t>18</w:t>
      </w:r>
      <w:r>
        <w:fldChar w:fldCharType="end"/>
      </w:r>
      <w:r>
        <w:t>: G</w:t>
      </w:r>
      <w:r w:rsidRPr="00666A44">
        <w:t>rupimi sipas kolonës level në 4 ndarje</w:t>
      </w:r>
      <w:bookmarkEnd w:id="152"/>
      <w:bookmarkEnd w:id="153"/>
    </w:p>
    <w:p w14:paraId="770289C6" w14:textId="77777777" w:rsidR="00D247D4" w:rsidRPr="00D247D4" w:rsidRDefault="00D247D4" w:rsidP="00D247D4"/>
    <w:p w14:paraId="6DBE1BB0" w14:textId="67326CE0" w:rsidR="00BA0525" w:rsidRPr="00F45960" w:rsidRDefault="003E37F6" w:rsidP="00E627D1">
      <w:pPr>
        <w:pStyle w:val="ListParagraph"/>
        <w:numPr>
          <w:ilvl w:val="0"/>
          <w:numId w:val="21"/>
        </w:numPr>
      </w:pPr>
      <w:r w:rsidRPr="00F45960">
        <w:lastRenderedPageBreak/>
        <w:t>Funksioni:</w:t>
      </w:r>
      <w:r w:rsidRPr="00F45960">
        <w:tab/>
        <w:t xml:space="preserve">grupimi sipas kolonës </w:t>
      </w:r>
      <w:r w:rsidRPr="00F45960">
        <w:rPr>
          <w:i/>
          <w:iCs/>
        </w:rPr>
        <w:t>hero_healing</w:t>
      </w:r>
      <w:r w:rsidRPr="00F45960">
        <w:t xml:space="preserve"> në 3 ndarje</w:t>
      </w:r>
      <w:r w:rsidR="008B670C">
        <w:t xml:space="preserve"> (</w:t>
      </w:r>
      <w:r w:rsidR="008B670C">
        <w:fldChar w:fldCharType="begin"/>
      </w:r>
      <w:r w:rsidR="008B670C">
        <w:instrText xml:space="preserve"> REF _Ref23844809 \h </w:instrText>
      </w:r>
      <w:r w:rsidR="008B670C">
        <w:fldChar w:fldCharType="separate"/>
      </w:r>
      <w:r w:rsidR="008B670C">
        <w:t xml:space="preserve">Figura </w:t>
      </w:r>
      <w:r w:rsidR="008B670C">
        <w:rPr>
          <w:noProof/>
        </w:rPr>
        <w:t>19</w:t>
      </w:r>
      <w:r w:rsidR="008B670C">
        <w:t>: G</w:t>
      </w:r>
      <w:r w:rsidR="008B670C" w:rsidRPr="00986EBA">
        <w:t>rupimi sipas kolonës hero_healing në 3 ndarje</w:t>
      </w:r>
      <w:r w:rsidR="008B670C">
        <w:fldChar w:fldCharType="end"/>
      </w:r>
      <w:r w:rsidR="008B670C">
        <w:t>)</w:t>
      </w:r>
    </w:p>
    <w:p w14:paraId="606840B2" w14:textId="6EAB0F06" w:rsidR="003E37F6" w:rsidRPr="00F45960" w:rsidRDefault="003E37F6" w:rsidP="003E37F6">
      <w:pPr>
        <w:pStyle w:val="ListParagraph"/>
      </w:pPr>
      <w:r w:rsidRPr="00F45960">
        <w:t>Rezultati:</w:t>
      </w:r>
      <w:r w:rsidRPr="00F45960">
        <w:tab/>
        <w:t xml:space="preserve">automatikisht krijohet edhe një ndarje e nivelit 0, ngase ka </w:t>
      </w:r>
      <w:r w:rsidR="00C14F98" w:rsidRPr="00F45960">
        <w:t>popullim</w:t>
      </w:r>
      <w:r w:rsidRPr="00F45960">
        <w:t xml:space="preserve"> të shumtë. Përndryshe, kjo ndarje na len të kuptohet se ekzistojnë dy grupe kryesore, ato që shërojnë dhe ato që nuk shërojnë.</w:t>
      </w:r>
    </w:p>
    <w:p w14:paraId="0EDF95DE" w14:textId="77777777" w:rsidR="006307F1" w:rsidRDefault="00E627D1" w:rsidP="006307F1">
      <w:pPr>
        <w:keepNext/>
      </w:pPr>
      <w:r w:rsidRPr="00F45960">
        <w:rPr>
          <w:noProof/>
          <w:lang w:val="en-US"/>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2B9534" w14:textId="1487BA8C" w:rsidR="00880C13" w:rsidRDefault="006307F1" w:rsidP="00F31A2C">
      <w:pPr>
        <w:pStyle w:val="Caption"/>
      </w:pPr>
      <w:bookmarkStart w:id="154" w:name="_Ref23844809"/>
      <w:bookmarkStart w:id="155" w:name="_Toc23845924"/>
      <w:r>
        <w:t xml:space="preserve">Figura </w:t>
      </w:r>
      <w:r>
        <w:fldChar w:fldCharType="begin"/>
      </w:r>
      <w:r>
        <w:instrText xml:space="preserve"> SEQ Figura \* ARABIC </w:instrText>
      </w:r>
      <w:r>
        <w:fldChar w:fldCharType="separate"/>
      </w:r>
      <w:r w:rsidR="003541D8">
        <w:rPr>
          <w:noProof/>
        </w:rPr>
        <w:t>19</w:t>
      </w:r>
      <w:r>
        <w:fldChar w:fldCharType="end"/>
      </w:r>
      <w:r>
        <w:t>: G</w:t>
      </w:r>
      <w:r w:rsidRPr="00986EBA">
        <w:t>rupimi sipas kolonës hero_healing në 3 ndarje</w:t>
      </w:r>
      <w:bookmarkEnd w:id="154"/>
      <w:bookmarkEnd w:id="155"/>
    </w:p>
    <w:p w14:paraId="360C594A" w14:textId="77777777" w:rsidR="008B670C" w:rsidRPr="008B670C" w:rsidRDefault="008B670C" w:rsidP="008B670C"/>
    <w:p w14:paraId="4CEAE3B7" w14:textId="4B7A6A10" w:rsidR="00A90450" w:rsidRPr="00F45960" w:rsidRDefault="00A90450" w:rsidP="00A90450">
      <w:pPr>
        <w:pStyle w:val="ListParagraph"/>
        <w:numPr>
          <w:ilvl w:val="0"/>
          <w:numId w:val="21"/>
        </w:numPr>
      </w:pPr>
      <w:r w:rsidRPr="00F45960">
        <w:t>Funksioni:</w:t>
      </w:r>
      <w:r w:rsidRPr="00F45960">
        <w:tab/>
        <w:t xml:space="preserve">grupimi sipas kolonës </w:t>
      </w:r>
      <w:r w:rsidRPr="00F45960">
        <w:rPr>
          <w:i/>
          <w:iCs/>
        </w:rPr>
        <w:t xml:space="preserve">denies </w:t>
      </w:r>
      <w:r w:rsidRPr="00F45960">
        <w:t>në 4 ndarje</w:t>
      </w:r>
      <w:r w:rsidR="00C21008">
        <w:t xml:space="preserve"> (</w:t>
      </w:r>
      <w:r w:rsidR="00C21008">
        <w:fldChar w:fldCharType="begin"/>
      </w:r>
      <w:r w:rsidR="00C21008">
        <w:instrText xml:space="preserve"> REF _Ref23844822 \h </w:instrText>
      </w:r>
      <w:r w:rsidR="00C21008">
        <w:fldChar w:fldCharType="separate"/>
      </w:r>
      <w:r w:rsidR="00C21008">
        <w:t xml:space="preserve">Figura </w:t>
      </w:r>
      <w:r w:rsidR="00C21008">
        <w:rPr>
          <w:noProof/>
        </w:rPr>
        <w:t>20</w:t>
      </w:r>
      <w:r w:rsidR="00C21008">
        <w:t>: G</w:t>
      </w:r>
      <w:r w:rsidR="00C21008" w:rsidRPr="004901E0">
        <w:t>rupimi sipas kolonës denies në 4 ndarje</w:t>
      </w:r>
      <w:r w:rsidR="00C21008">
        <w:fldChar w:fldCharType="end"/>
      </w:r>
      <w:r w:rsidR="00C21008">
        <w:t>)</w:t>
      </w:r>
    </w:p>
    <w:p w14:paraId="18AA63E8" w14:textId="77777777" w:rsidR="00A90450" w:rsidRPr="00F45960" w:rsidRDefault="00A90450" w:rsidP="00A90450">
      <w:pPr>
        <w:pStyle w:val="ListParagraph"/>
      </w:pPr>
      <w:r w:rsidRPr="00F45960">
        <w:t>Rezultati:</w:t>
      </w:r>
      <w:r w:rsidRPr="00F45960">
        <w:tab/>
        <w:t>krijohet një ndarje në 5 grupime, për arsye se edhe niveli 0 konsiderohet.</w:t>
      </w:r>
    </w:p>
    <w:p w14:paraId="356144B3" w14:textId="6038FBEC" w:rsidR="00A90450" w:rsidRPr="00F45960" w:rsidRDefault="00A90450" w:rsidP="00A90450">
      <w:pPr>
        <w:pStyle w:val="ListParagraph"/>
      </w:pPr>
      <w:r w:rsidRPr="00F45960">
        <w:t>Mund të shihet se intervali kryesorë qëndron në mes numrave 0 – 100. Për derisa një pjesë e konsiderueshme gjendet në tri grupimet e para. Po ashtu këto të dhëna mund të thuhet se janë diskrete.</w:t>
      </w:r>
    </w:p>
    <w:p w14:paraId="6D026AAD" w14:textId="77777777" w:rsidR="006307F1" w:rsidRDefault="00A90450" w:rsidP="006307F1">
      <w:pPr>
        <w:keepNext/>
      </w:pPr>
      <w:r w:rsidRPr="00F45960">
        <w:rPr>
          <w:noProof/>
          <w:lang w:val="en-US"/>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052572F1" w14:textId="3243B511" w:rsidR="00A90450" w:rsidRDefault="006307F1" w:rsidP="00F31A2C">
      <w:pPr>
        <w:pStyle w:val="Caption"/>
      </w:pPr>
      <w:bookmarkStart w:id="156" w:name="_Ref23844822"/>
      <w:bookmarkStart w:id="157" w:name="_Toc23845925"/>
      <w:r>
        <w:t xml:space="preserve">Figura </w:t>
      </w:r>
      <w:r>
        <w:fldChar w:fldCharType="begin"/>
      </w:r>
      <w:r>
        <w:instrText xml:space="preserve"> SEQ Figura \* ARABIC </w:instrText>
      </w:r>
      <w:r>
        <w:fldChar w:fldCharType="separate"/>
      </w:r>
      <w:r w:rsidR="003541D8">
        <w:rPr>
          <w:noProof/>
        </w:rPr>
        <w:t>20</w:t>
      </w:r>
      <w:r>
        <w:fldChar w:fldCharType="end"/>
      </w:r>
      <w:r>
        <w:t>: G</w:t>
      </w:r>
      <w:r w:rsidRPr="004901E0">
        <w:t>rupimi sipas kolonës denies në 4 ndarje</w:t>
      </w:r>
      <w:bookmarkEnd w:id="156"/>
      <w:bookmarkEnd w:id="157"/>
    </w:p>
    <w:p w14:paraId="6A860B10" w14:textId="77777777" w:rsidR="00C21008" w:rsidRPr="00C21008" w:rsidRDefault="00C21008" w:rsidP="00C21008"/>
    <w:p w14:paraId="4B39A9F3" w14:textId="31D87BF8" w:rsidR="00FC22E0" w:rsidRDefault="00FC22E0" w:rsidP="00FD5490">
      <w:r>
        <w:t xml:space="preserve">Grupimet e realizuara më sipër nuk janë praktikë e mirë pasi numri i kategorizimeve është shumë i vogël e nuk mund të nxirren të dhëna të shëndosha por është realizuar në këtë mënyrë për arsye të prezantimit (hapësirës), përndryshe, nëse dëshirojmë të nxjerrim të dhëna analitike rreth kolonave përkatëse është shumë më e arsyeshme të bëhen me vlera dhjetore apo edhe me qindëshe. </w:t>
      </w:r>
    </w:p>
    <w:p w14:paraId="075AD9CD" w14:textId="77777777" w:rsidR="00C21008" w:rsidRDefault="00C21008" w:rsidP="00FD5490"/>
    <w:p w14:paraId="2BB2F854" w14:textId="77777777" w:rsidR="00C21008" w:rsidRDefault="00C21008" w:rsidP="00FD5490"/>
    <w:p w14:paraId="32781E06" w14:textId="77777777" w:rsidR="00C21008" w:rsidRDefault="00C21008" w:rsidP="00FD5490"/>
    <w:p w14:paraId="2A5DDB5A" w14:textId="77777777" w:rsidR="00C21008" w:rsidRDefault="00C21008" w:rsidP="00FD5490"/>
    <w:p w14:paraId="276A46E9" w14:textId="494A4422" w:rsidR="00107006" w:rsidRPr="00F45960" w:rsidRDefault="00107006" w:rsidP="00FD5490">
      <w:r w:rsidRPr="00F45960">
        <w:lastRenderedPageBreak/>
        <w:t>Pra, n</w:t>
      </w:r>
      <w:r w:rsidR="000B4D91" w:rsidRPr="00F45960">
        <w:t>ë</w:t>
      </w:r>
      <w:r w:rsidRPr="00F45960">
        <w:t xml:space="preserve"> total kemi zgjedhur 14 atribute</w:t>
      </w:r>
      <w:r w:rsidR="00FC22E0">
        <w:t xml:space="preserve"> nga disa</w:t>
      </w:r>
      <w:r w:rsidR="00F77054">
        <w:t xml:space="preserve"> dhjetëra</w:t>
      </w:r>
      <w:r w:rsidR="00FC22E0">
        <w:t xml:space="preserve"> </w:t>
      </w:r>
      <w:r w:rsidR="00C21008">
        <w:t>(</w:t>
      </w:r>
      <w:r w:rsidR="00C21008">
        <w:fldChar w:fldCharType="begin"/>
      </w:r>
      <w:r w:rsidR="00C21008">
        <w:instrText xml:space="preserve"> REF _Ref23844846 \h </w:instrText>
      </w:r>
      <w:r w:rsidR="00C21008">
        <w:fldChar w:fldCharType="separate"/>
      </w:r>
      <w:r w:rsidR="00C21008">
        <w:t xml:space="preserve">Figura </w:t>
      </w:r>
      <w:r w:rsidR="00C21008">
        <w:rPr>
          <w:noProof/>
        </w:rPr>
        <w:t>21</w:t>
      </w:r>
      <w:r w:rsidR="00C21008">
        <w:t>: Atributet e zgjedhura nga struktura</w:t>
      </w:r>
      <w:r w:rsidR="00C21008">
        <w:fldChar w:fldCharType="end"/>
      </w:r>
      <w:r w:rsidR="00C21008">
        <w:t>)</w:t>
      </w:r>
      <w:r w:rsidR="004729DD">
        <w:t>.</w:t>
      </w:r>
    </w:p>
    <w:p w14:paraId="07B30E9E" w14:textId="77777777" w:rsidR="006307F1" w:rsidRDefault="00E627D1" w:rsidP="006307F1">
      <w:pPr>
        <w:keepNext/>
      </w:pPr>
      <w:r w:rsidRPr="00F45960">
        <w:rPr>
          <w:noProof/>
          <w:lang w:val="en-US"/>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6EB10FDC" w14:textId="7D9DE1CE" w:rsidR="00E627D1" w:rsidRDefault="006307F1" w:rsidP="00F31A2C">
      <w:pPr>
        <w:pStyle w:val="Caption"/>
      </w:pPr>
      <w:bookmarkStart w:id="158" w:name="_Ref23844846"/>
      <w:bookmarkStart w:id="159" w:name="_Toc23845926"/>
      <w:r>
        <w:t xml:space="preserve">Figura </w:t>
      </w:r>
      <w:r>
        <w:fldChar w:fldCharType="begin"/>
      </w:r>
      <w:r>
        <w:instrText xml:space="preserve"> SEQ Figura \* ARABIC </w:instrText>
      </w:r>
      <w:r>
        <w:fldChar w:fldCharType="separate"/>
      </w:r>
      <w:r w:rsidR="003541D8">
        <w:rPr>
          <w:noProof/>
        </w:rPr>
        <w:t>21</w:t>
      </w:r>
      <w:r>
        <w:fldChar w:fldCharType="end"/>
      </w:r>
      <w:r>
        <w:t>: Atributet e zgjedhura nga struktura</w:t>
      </w:r>
      <w:bookmarkEnd w:id="158"/>
      <w:bookmarkEnd w:id="159"/>
    </w:p>
    <w:p w14:paraId="2CEC9F69" w14:textId="77777777" w:rsidR="00C21008" w:rsidRPr="00C21008" w:rsidRDefault="00C21008" w:rsidP="00C21008"/>
    <w:p w14:paraId="2B1145D6" w14:textId="5D5BD051" w:rsidR="003064F2" w:rsidRPr="00F45960" w:rsidRDefault="00107006" w:rsidP="00C64625">
      <w:r w:rsidRPr="00F45960">
        <w:t>Atributet e struktur</w:t>
      </w:r>
      <w:r w:rsidR="000B4D91" w:rsidRPr="00F45960">
        <w:t>ë</w:t>
      </w:r>
      <w:r w:rsidRPr="00F45960">
        <w:t>s jan</w:t>
      </w:r>
      <w:r w:rsidR="005B171E" w:rsidRPr="00F45960">
        <w:t>ë</w:t>
      </w:r>
      <w:r w:rsidRPr="00F45960">
        <w:t xml:space="preserve"> ato atribute t</w:t>
      </w:r>
      <w:r w:rsidR="000B4D91" w:rsidRPr="00F45960">
        <w:t>ë</w:t>
      </w:r>
      <w:r w:rsidRPr="00F45960">
        <w:t xml:space="preserve"> cilat nuk ka pasur nevoj</w:t>
      </w:r>
      <w:r w:rsidR="000B4D91" w:rsidRPr="00F45960">
        <w:t>ë</w:t>
      </w:r>
      <w:r w:rsidRPr="00F45960">
        <w:t xml:space="preserve"> t</w:t>
      </w:r>
      <w:r w:rsidR="000B4D91" w:rsidRPr="00F45960">
        <w:t>ë</w:t>
      </w:r>
      <w:r w:rsidRPr="00F45960">
        <w:t xml:space="preserve"> m</w:t>
      </w:r>
      <w:r w:rsidR="000B4D91" w:rsidRPr="00F45960">
        <w:t>ë</w:t>
      </w:r>
      <w:r w:rsidRPr="00F45960">
        <w:t>tutjeshme p</w:t>
      </w:r>
      <w:r w:rsidR="000B4D91" w:rsidRPr="00F45960">
        <w:t>ë</w:t>
      </w:r>
      <w:r w:rsidRPr="00F45960">
        <w:t>r</w:t>
      </w:r>
      <w:r w:rsidR="00525963" w:rsidRPr="00F45960">
        <w:t xml:space="preserve"> përpunim</w:t>
      </w:r>
      <w:r w:rsidRPr="00F45960">
        <w:t xml:space="preserve"> p</w:t>
      </w:r>
      <w:r w:rsidR="000B4D91" w:rsidRPr="00F45960">
        <w:t>ë</w:t>
      </w:r>
      <w:r w:rsidRPr="00F45960">
        <w:t>rpara se t</w:t>
      </w:r>
      <w:r w:rsidR="000B4D91" w:rsidRPr="00F45960">
        <w:t>ë</w:t>
      </w:r>
      <w:r w:rsidRPr="00F45960">
        <w:t xml:space="preserve"> futen n</w:t>
      </w:r>
      <w:r w:rsidR="000B4D91" w:rsidRPr="00F45960">
        <w:t>ë</w:t>
      </w:r>
      <w:r w:rsidRPr="00F45960">
        <w:t xml:space="preserve"> </w:t>
      </w:r>
      <w:r w:rsidR="00525963" w:rsidRPr="00F45960">
        <w:t>data set</w:t>
      </w:r>
      <w:r w:rsidRPr="00F45960">
        <w:t>, ndryshe nga atributet e</w:t>
      </w:r>
      <w:r w:rsidR="00743C29" w:rsidRPr="00F45960">
        <w:t xml:space="preserve"> </w:t>
      </w:r>
      <w:r w:rsidR="00525963" w:rsidRPr="00F45960">
        <w:t>nxjerra</w:t>
      </w:r>
      <w:r w:rsidR="00743C29" w:rsidRPr="00F45960">
        <w:t xml:space="preserve"> t</w:t>
      </w:r>
      <w:r w:rsidR="0004185D" w:rsidRPr="00F45960">
        <w:t>ë</w:t>
      </w:r>
      <w:r w:rsidRPr="00F45960">
        <w:t xml:space="preserve"> struktur</w:t>
      </w:r>
      <w:r w:rsidR="000B4D91" w:rsidRPr="00F45960">
        <w:t>ë</w:t>
      </w:r>
      <w:r w:rsidRPr="00F45960">
        <w:t>s, t</w:t>
      </w:r>
      <w:r w:rsidR="000B4D91" w:rsidRPr="00F45960">
        <w:t>ë</w:t>
      </w:r>
      <w:r w:rsidRPr="00F45960">
        <w:t xml:space="preserve"> cilat i kemi </w:t>
      </w:r>
      <w:r w:rsidR="00525963" w:rsidRPr="00F45960">
        <w:t>përbë nga copëza të vogla</w:t>
      </w:r>
      <w:r w:rsidRPr="00F45960">
        <w:t xml:space="preserve">. </w:t>
      </w:r>
    </w:p>
    <w:p w14:paraId="4C122AF6" w14:textId="2450A9D1" w:rsidR="00FD5490" w:rsidRPr="00F45960" w:rsidRDefault="00FD5490" w:rsidP="00107006">
      <w:r w:rsidRPr="00F45960">
        <w:t xml:space="preserve">Duhet cekur se edhe </w:t>
      </w:r>
      <w:r w:rsidR="00525963" w:rsidRPr="00F45960">
        <w:t>atributet</w:t>
      </w:r>
      <w:r w:rsidRPr="00F45960">
        <w:t xml:space="preserve"> e </w:t>
      </w:r>
      <w:r w:rsidR="00525963" w:rsidRPr="00F45960">
        <w:t>përbëra</w:t>
      </w:r>
      <w:r w:rsidRPr="00F45960">
        <w:t xml:space="preserve"> jan</w:t>
      </w:r>
      <w:r w:rsidR="000B4D91" w:rsidRPr="00F45960">
        <w:t>ë</w:t>
      </w:r>
      <w:r w:rsidRPr="00F45960">
        <w:t xml:space="preserve"> p</w:t>
      </w:r>
      <w:r w:rsidR="000B4D91" w:rsidRPr="00F45960">
        <w:t>ë</w:t>
      </w:r>
      <w:r w:rsidRPr="00F45960">
        <w:t>rs</w:t>
      </w:r>
      <w:r w:rsidR="000B4D91" w:rsidRPr="00F45960">
        <w:t>ë</w:t>
      </w:r>
      <w:r w:rsidRPr="00F45960">
        <w:t>ri atribute t</w:t>
      </w:r>
      <w:r w:rsidR="000B4D91" w:rsidRPr="00F45960">
        <w:t>ë</w:t>
      </w:r>
      <w:r w:rsidRPr="00F45960">
        <w:t xml:space="preserve"> </w:t>
      </w:r>
      <w:r w:rsidR="00525963" w:rsidRPr="00F45960">
        <w:t>strukturës</w:t>
      </w:r>
      <w:r w:rsidRPr="00F45960">
        <w:t xml:space="preserve"> Json, por jo q</w:t>
      </w:r>
      <w:r w:rsidR="000B4D91" w:rsidRPr="00F45960">
        <w:t>ë</w:t>
      </w:r>
      <w:r w:rsidRPr="00F45960">
        <w:t xml:space="preserve"> mund t’i qasemi n</w:t>
      </w:r>
      <w:r w:rsidR="000B4D91" w:rsidRPr="00F45960">
        <w:t>ë</w:t>
      </w:r>
      <w:r w:rsidRPr="00F45960">
        <w:t xml:space="preserve"> m</w:t>
      </w:r>
      <w:r w:rsidR="000B4D91" w:rsidRPr="00F45960">
        <w:t>ë</w:t>
      </w:r>
      <w:r w:rsidRPr="00F45960">
        <w:t>nyr</w:t>
      </w:r>
      <w:r w:rsidR="000B4D91" w:rsidRPr="00F45960">
        <w:t>ë</w:t>
      </w:r>
      <w:r w:rsidRPr="00F45960">
        <w:t xml:space="preserve"> </w:t>
      </w:r>
      <w:r w:rsidR="00525963" w:rsidRPr="00F45960">
        <w:t>të drejtpërdrejtë</w:t>
      </w:r>
      <w:r w:rsidRPr="00F45960">
        <w:t>. M</w:t>
      </w:r>
      <w:r w:rsidR="000B4D91" w:rsidRPr="00F45960">
        <w:t>ë</w:t>
      </w:r>
      <w:r w:rsidRPr="00F45960">
        <w:t xml:space="preserve"> posht</w:t>
      </w:r>
      <w:r w:rsidR="000B4D91" w:rsidRPr="00F45960">
        <w:t>ë</w:t>
      </w:r>
      <w:r w:rsidRPr="00F45960">
        <w:t xml:space="preserve"> po p</w:t>
      </w:r>
      <w:r w:rsidR="000B4D91" w:rsidRPr="00F45960">
        <w:t>ë</w:t>
      </w:r>
      <w:r w:rsidRPr="00F45960">
        <w:t>rshkruajm</w:t>
      </w:r>
      <w:r w:rsidR="000B4D91" w:rsidRPr="00F45960">
        <w:t>ë</w:t>
      </w:r>
      <w:r w:rsidRPr="00F45960">
        <w:t xml:space="preserve"> se çfar</w:t>
      </w:r>
      <w:r w:rsidR="000B4D91" w:rsidRPr="00F45960">
        <w:t>ë</w:t>
      </w:r>
      <w:r w:rsidRPr="00F45960">
        <w:t xml:space="preserve"> duam t</w:t>
      </w:r>
      <w:r w:rsidR="000B4D91" w:rsidRPr="00F45960">
        <w:t>ë</w:t>
      </w:r>
      <w:r w:rsidRPr="00F45960">
        <w:t xml:space="preserve"> themi me qasje </w:t>
      </w:r>
      <w:r w:rsidR="00B1434D" w:rsidRPr="00F45960">
        <w:t>të drejtpërdrejtë</w:t>
      </w:r>
      <w:r w:rsidRPr="00F45960">
        <w:t>.</w:t>
      </w:r>
    </w:p>
    <w:p w14:paraId="79390A10" w14:textId="2724D907" w:rsidR="00C83151" w:rsidRDefault="00302B54" w:rsidP="00302B54">
      <w:r>
        <w:t>Forma e strukturimit të një skeme Json paraqitet më poshtë</w:t>
      </w:r>
      <w:r w:rsidR="00C21008">
        <w:t xml:space="preserve"> (</w:t>
      </w:r>
      <w:r w:rsidR="00C21008">
        <w:fldChar w:fldCharType="begin"/>
      </w:r>
      <w:r w:rsidR="00C21008">
        <w:instrText xml:space="preserve"> REF _Ref23844881 \h </w:instrText>
      </w:r>
      <w:r w:rsidR="00C21008">
        <w:fldChar w:fldCharType="separate"/>
      </w:r>
      <w:r w:rsidR="00C21008">
        <w:t xml:space="preserve">Figura </w:t>
      </w:r>
      <w:r w:rsidR="00C21008">
        <w:rPr>
          <w:noProof/>
        </w:rPr>
        <w:t>22</w:t>
      </w:r>
      <w:r w:rsidR="00C21008">
        <w:t>: Struktura e një objekti Json</w:t>
      </w:r>
      <w:r w:rsidR="00C21008">
        <w:fldChar w:fldCharType="end"/>
      </w:r>
      <w:r w:rsidR="00C21008">
        <w:t>)</w:t>
      </w:r>
      <w:r>
        <w:t xml:space="preserve">. Shihet se si atribut kryesorë është </w:t>
      </w:r>
      <w:r>
        <w:rPr>
          <w:i/>
          <w:iCs/>
        </w:rPr>
        <w:t>result</w:t>
      </w:r>
      <w:r>
        <w:t xml:space="preserve">, që konsiderohet prind për secilin atribut tjetër. Fëmijët e këtij atributi mund të kategorizohen në dy grupe: atributet me nën atribute siç është </w:t>
      </w:r>
      <w:r>
        <w:rPr>
          <w:i/>
          <w:iCs/>
        </w:rPr>
        <w:t xml:space="preserve">players </w:t>
      </w:r>
      <w:r>
        <w:t xml:space="preserve">i cili përbëhet nga 10 objekte, secili objekt me veçori përkatëse për një lojtarë specifik. </w:t>
      </w:r>
    </w:p>
    <w:p w14:paraId="41DFEF38" w14:textId="77777777" w:rsidR="006307F1" w:rsidRDefault="000B4D91" w:rsidP="006307F1">
      <w:pPr>
        <w:keepNext/>
      </w:pPr>
      <w:r w:rsidRPr="00F45960">
        <w:rPr>
          <w:i/>
          <w:iCs/>
          <w:noProof/>
          <w:lang w:val="en-US"/>
        </w:rPr>
        <w:drawing>
          <wp:inline distT="0" distB="0" distL="0" distR="0" wp14:anchorId="649F53CF" wp14:editId="28B6E408">
            <wp:extent cx="5934075" cy="2514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80D6A92" w14:textId="08CF37FA" w:rsidR="000B4D91" w:rsidRPr="00F45960" w:rsidRDefault="006307F1" w:rsidP="00F31A2C">
      <w:pPr>
        <w:pStyle w:val="Caption"/>
      </w:pPr>
      <w:bookmarkStart w:id="160" w:name="_Ref23844881"/>
      <w:bookmarkStart w:id="161" w:name="_Toc23845927"/>
      <w:r>
        <w:t xml:space="preserve">Figura </w:t>
      </w:r>
      <w:r>
        <w:fldChar w:fldCharType="begin"/>
      </w:r>
      <w:r>
        <w:instrText xml:space="preserve"> SEQ Figura \* ARABIC </w:instrText>
      </w:r>
      <w:r>
        <w:fldChar w:fldCharType="separate"/>
      </w:r>
      <w:r w:rsidR="003541D8">
        <w:rPr>
          <w:noProof/>
        </w:rPr>
        <w:t>22</w:t>
      </w:r>
      <w:r>
        <w:fldChar w:fldCharType="end"/>
      </w:r>
      <w:r>
        <w:t>: Struktura e një objekti Json</w:t>
      </w:r>
      <w:bookmarkEnd w:id="160"/>
      <w:bookmarkEnd w:id="161"/>
    </w:p>
    <w:p w14:paraId="4BA6AFEB" w14:textId="77777777" w:rsidR="00C21008" w:rsidRPr="00302B54" w:rsidRDefault="00C21008" w:rsidP="00C21008">
      <w:r>
        <w:lastRenderedPageBreak/>
        <w:t xml:space="preserve">Këto objekte i kemi agreguar me shumë në çelësa përkatës dhe kemi krijuar të dhëna për data setin tonë të ri. Ndryshe nga ky lloj i atributeve, kemi edhe atributet vlerat e të cilëve mund t’i marrin direkt, pa agregime apo përpunime të mëtutjeshme. Operimi me këto atribute është shumë më i lehtë sesa me atributet të cilat duhet derivuar apo përpunuar, por ky numër qëndron në raport 2/8 ndaj atributeve që duhet përpunuar, numër ky i vogël. </w:t>
      </w:r>
    </w:p>
    <w:p w14:paraId="793577CA" w14:textId="0665731F" w:rsidR="00656A57" w:rsidRDefault="00AF79B5" w:rsidP="00107006">
      <w:pPr>
        <w:rPr>
          <w:i/>
          <w:iCs/>
        </w:rPr>
      </w:pPr>
      <w:r>
        <w:t xml:space="preserve">Manovrimet </w:t>
      </w:r>
      <w:r w:rsidR="00FC22E0">
        <w:t>dhe manipulime me data setin aktual i kemi kryer për arsye se Scala me libraritë e saj ofron mundësi shumë të mira për të kaluar të dhënat nga skema Json për në klasën tonë Match, përshtatje kjo që realizohet me kod minimal e konciz, pra në njëfarë mënyre na është imponuar një mënyrë e tillë e punës. Le të shohim se si i kemi realizuar dhe organizuar të dhënat dhe kodin në projektin aktual në Scala.</w:t>
      </w:r>
    </w:p>
    <w:p w14:paraId="2112FC13" w14:textId="77777777" w:rsidR="00FC22E0" w:rsidRPr="00FC22E0" w:rsidRDefault="00FC22E0" w:rsidP="00107006">
      <w:pPr>
        <w:rPr>
          <w:i/>
          <w:iCs/>
        </w:rPr>
      </w:pPr>
    </w:p>
    <w:p w14:paraId="1398775B" w14:textId="60291545" w:rsidR="008339C1" w:rsidRPr="00F45960" w:rsidRDefault="00743C29" w:rsidP="008339C1">
      <w:pPr>
        <w:pStyle w:val="Heading2"/>
      </w:pPr>
      <w:bookmarkStart w:id="162" w:name="_Toc23844147"/>
      <w:r w:rsidRPr="00F45960">
        <w:t>M</w:t>
      </w:r>
      <w:r w:rsidR="0004185D" w:rsidRPr="00F45960">
        <w:t>ë</w:t>
      </w:r>
      <w:r w:rsidRPr="00F45960">
        <w:t xml:space="preserve">nyra e </w:t>
      </w:r>
      <w:r w:rsidRPr="00F45960">
        <w:rPr>
          <w:i/>
          <w:iCs/>
        </w:rPr>
        <w:t>Scalas</w:t>
      </w:r>
      <w:bookmarkEnd w:id="162"/>
    </w:p>
    <w:p w14:paraId="054940F2" w14:textId="0AFCBD54" w:rsidR="00743C29" w:rsidRPr="00F45960" w:rsidRDefault="00E80380" w:rsidP="00743C29">
      <w:r w:rsidRPr="00F45960">
        <w:t>P</w:t>
      </w:r>
      <w:r w:rsidR="0004185D" w:rsidRPr="00F45960">
        <w:t>ë</w:t>
      </w:r>
      <w:r w:rsidRPr="00F45960">
        <w:t>rpara se t</w:t>
      </w:r>
      <w:r w:rsidR="0004185D" w:rsidRPr="00F45960">
        <w:t>ë</w:t>
      </w:r>
      <w:r w:rsidRPr="00F45960">
        <w:t xml:space="preserve"> vazhdojm</w:t>
      </w:r>
      <w:r w:rsidR="0004185D" w:rsidRPr="00F45960">
        <w:t>ë</w:t>
      </w:r>
      <w:r w:rsidRPr="00F45960">
        <w:t xml:space="preserve"> me</w:t>
      </w:r>
      <w:r w:rsidR="003B6DFB" w:rsidRPr="00F45960">
        <w:t xml:space="preserve"> shpjegimin</w:t>
      </w:r>
      <w:r w:rsidRPr="00F45960">
        <w:t xml:space="preserve"> e projektit, duhet</w:t>
      </w:r>
      <w:r w:rsidR="003B6DFB" w:rsidRPr="00F45960">
        <w:t xml:space="preserve"> zgjeruar</w:t>
      </w:r>
      <w:r w:rsidRPr="00F45960">
        <w:t xml:space="preserve"> n</w:t>
      </w:r>
      <w:r w:rsidR="0004185D" w:rsidRPr="00F45960">
        <w:t>ë</w:t>
      </w:r>
      <w:r w:rsidRPr="00F45960">
        <w:t xml:space="preserve"> pika t</w:t>
      </w:r>
      <w:r w:rsidR="0004185D" w:rsidRPr="00F45960">
        <w:t>ë</w:t>
      </w:r>
      <w:r w:rsidRPr="00F45960">
        <w:t xml:space="preserve"> </w:t>
      </w:r>
      <w:r w:rsidR="00E927D0" w:rsidRPr="00F45960">
        <w:t>shkurtra</w:t>
      </w:r>
      <w:r w:rsidRPr="00F45960">
        <w:t xml:space="preserve"> </w:t>
      </w:r>
      <w:r w:rsidR="0074698A" w:rsidRPr="00F45960">
        <w:t xml:space="preserve">konceptin </w:t>
      </w:r>
      <w:r w:rsidRPr="00F45960">
        <w:t xml:space="preserve">Gson. </w:t>
      </w:r>
    </w:p>
    <w:p w14:paraId="5110F830" w14:textId="26B50D14" w:rsidR="00E80380" w:rsidRPr="00F45960" w:rsidRDefault="00E80380" w:rsidP="00743C29">
      <w:r w:rsidRPr="00F45960">
        <w:t xml:space="preserve">Gson </w:t>
      </w:r>
      <w:sdt>
        <w:sdtPr>
          <w:id w:val="-1885099020"/>
          <w:citation/>
        </w:sdt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w:rsidR="00B266C5" w:rsidRPr="00F45960">
        <w:t xml:space="preserve"> </w:t>
      </w:r>
      <w:r w:rsidR="0004185D" w:rsidRPr="00F45960">
        <w:t>ë</w:t>
      </w:r>
      <w:r w:rsidRPr="00F45960">
        <w:t>sht</w:t>
      </w:r>
      <w:r w:rsidR="0004185D" w:rsidRPr="00F45960">
        <w:t>ë</w:t>
      </w:r>
      <w:r w:rsidRPr="00F45960">
        <w:t xml:space="preserve"> nj</w:t>
      </w:r>
      <w:r w:rsidR="0004185D" w:rsidRPr="00F45960">
        <w:t>ë</w:t>
      </w:r>
      <w:r w:rsidRPr="00F45960">
        <w:t xml:space="preserve"> </w:t>
      </w:r>
      <w:r w:rsidR="00E927D0" w:rsidRPr="00F45960">
        <w:t>librari</w:t>
      </w:r>
      <w:r w:rsidRPr="00F45960">
        <w:t xml:space="preserve"> e gjuh</w:t>
      </w:r>
      <w:r w:rsidR="0004185D" w:rsidRPr="00F45960">
        <w:t>ë</w:t>
      </w:r>
      <w:r w:rsidRPr="00F45960">
        <w:t>s programuese Java q</w:t>
      </w:r>
      <w:r w:rsidR="0004185D" w:rsidRPr="00F45960">
        <w:t>ë</w:t>
      </w:r>
      <w:r w:rsidRPr="00F45960">
        <w:t xml:space="preserve"> nd</w:t>
      </w:r>
      <w:r w:rsidR="0004185D" w:rsidRPr="00F45960">
        <w:t>ë</w:t>
      </w:r>
      <w:r w:rsidRPr="00F45960">
        <w:t>r shum</w:t>
      </w:r>
      <w:r w:rsidR="0004185D" w:rsidRPr="00F45960">
        <w:t>ë</w:t>
      </w:r>
      <w:r w:rsidRPr="00F45960">
        <w:t xml:space="preserve"> funksione tjera, na lejon konvertimin e </w:t>
      </w:r>
      <w:r w:rsidR="0024433B" w:rsidRPr="00F45960">
        <w:t>Java</w:t>
      </w:r>
      <w:r w:rsidR="0024433B" w:rsidRPr="00F45960">
        <w:rPr>
          <w:i/>
          <w:iCs/>
        </w:rPr>
        <w:t xml:space="preserve"> </w:t>
      </w:r>
      <w:r w:rsidRPr="00F45960">
        <w:t>objekteve n</w:t>
      </w:r>
      <w:r w:rsidR="0004185D" w:rsidRPr="00F45960">
        <w:t>ë</w:t>
      </w:r>
      <w:r w:rsidRPr="00F45960">
        <w:t xml:space="preserve"> reprezentimin p</w:t>
      </w:r>
      <w:r w:rsidR="0004185D" w:rsidRPr="00F45960">
        <w:t>ë</w:t>
      </w:r>
      <w:r w:rsidRPr="00F45960">
        <w:t>rkat</w:t>
      </w:r>
      <w:r w:rsidR="0004185D" w:rsidRPr="00F45960">
        <w:t>ë</w:t>
      </w:r>
      <w:r w:rsidRPr="00F45960">
        <w:t>s t</w:t>
      </w:r>
      <w:r w:rsidR="0004185D" w:rsidRPr="00F45960">
        <w:t>ë</w:t>
      </w:r>
      <w:r w:rsidRPr="00F45960">
        <w:t xml:space="preserve"> struktur</w:t>
      </w:r>
      <w:r w:rsidR="0004185D" w:rsidRPr="00F45960">
        <w:t>ë</w:t>
      </w:r>
      <w:r w:rsidRPr="00F45960">
        <w:t>s Json. Meq</w:t>
      </w:r>
      <w:r w:rsidR="0004185D" w:rsidRPr="00F45960">
        <w:t>ë</w:t>
      </w:r>
      <w:r w:rsidRPr="00F45960">
        <w:t xml:space="preserve"> Java ekzekutohet n</w:t>
      </w:r>
      <w:r w:rsidR="0004185D" w:rsidRPr="00F45960">
        <w:t>ë</w:t>
      </w:r>
      <w:r w:rsidRPr="00F45960">
        <w:t xml:space="preserve"> Makin</w:t>
      </w:r>
      <w:r w:rsidR="0004185D" w:rsidRPr="00F45960">
        <w:t>ë</w:t>
      </w:r>
      <w:r w:rsidRPr="00F45960">
        <w:t>n Virtuale Java (ang.</w:t>
      </w:r>
      <w:r w:rsidRPr="00F45960">
        <w:rPr>
          <w:i/>
          <w:iCs/>
        </w:rPr>
        <w:t xml:space="preserve"> Java Virtual Machine, JVM)</w:t>
      </w:r>
      <w:r w:rsidRPr="00F45960">
        <w:t>, do t</w:t>
      </w:r>
      <w:r w:rsidR="0004185D" w:rsidRPr="00F45960">
        <w:t>ë</w:t>
      </w:r>
      <w:r w:rsidRPr="00F45960">
        <w:t xml:space="preserve"> thot</w:t>
      </w:r>
      <w:r w:rsidR="0004185D" w:rsidRPr="00F45960">
        <w:t>ë</w:t>
      </w:r>
      <w:r w:rsidRPr="00F45960">
        <w:t xml:space="preserve"> q</w:t>
      </w:r>
      <w:r w:rsidR="0004185D" w:rsidRPr="00F45960">
        <w:t>ë</w:t>
      </w:r>
      <w:r w:rsidRPr="00F45960">
        <w:t xml:space="preserve"> edhe Scala</w:t>
      </w:r>
      <w:r w:rsidRPr="00F45960">
        <w:rPr>
          <w:i/>
          <w:iCs/>
        </w:rPr>
        <w:t xml:space="preserve"> </w:t>
      </w:r>
      <w:r w:rsidRPr="00F45960">
        <w:t>mund t</w:t>
      </w:r>
      <w:r w:rsidR="0004185D" w:rsidRPr="00F45960">
        <w:t>ë</w:t>
      </w:r>
      <w:r w:rsidRPr="00F45960">
        <w:t xml:space="preserve"> p</w:t>
      </w:r>
      <w:r w:rsidR="0004185D" w:rsidRPr="00F45960">
        <w:t>ë</w:t>
      </w:r>
      <w:r w:rsidRPr="00F45960">
        <w:t>rdor</w:t>
      </w:r>
      <w:r w:rsidR="0004185D" w:rsidRPr="00F45960">
        <w:t>ë</w:t>
      </w:r>
      <w:r w:rsidRPr="00F45960">
        <w:t xml:space="preserve"> po k</w:t>
      </w:r>
      <w:r w:rsidR="0004185D" w:rsidRPr="00F45960">
        <w:t>ë</w:t>
      </w:r>
      <w:r w:rsidRPr="00F45960">
        <w:t>t</w:t>
      </w:r>
      <w:r w:rsidR="0004185D" w:rsidRPr="00F45960">
        <w:t>ë</w:t>
      </w:r>
      <w:r w:rsidRPr="00F45960">
        <w:t xml:space="preserve"> librar</w:t>
      </w:r>
      <w:r w:rsidR="00E927D0" w:rsidRPr="00F45960">
        <w:t>i</w:t>
      </w:r>
      <w:r w:rsidR="00C04027" w:rsidRPr="00F45960">
        <w:t xml:space="preserve"> </w:t>
      </w:r>
      <w:sdt>
        <w:sdtPr>
          <w:id w:val="-1508590664"/>
          <w:citation/>
        </w:sdt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w:rsidRPr="00F45960">
        <w:t>.</w:t>
      </w:r>
    </w:p>
    <w:p w14:paraId="04C5A7B0" w14:textId="4B32D4B3" w:rsidR="00AF576C" w:rsidRDefault="00E80380" w:rsidP="00743C29">
      <w:r w:rsidRPr="00F45960">
        <w:t>N</w:t>
      </w:r>
      <w:r w:rsidR="0004185D" w:rsidRPr="00F45960">
        <w:t>ë</w:t>
      </w:r>
      <w:r w:rsidRPr="00F45960">
        <w:t xml:space="preserve"> rastin ton</w:t>
      </w:r>
      <w:r w:rsidR="0004185D" w:rsidRPr="00F45960">
        <w:t>ë</w:t>
      </w:r>
      <w:r w:rsidRPr="00F45960">
        <w:t>, ne kemi p</w:t>
      </w:r>
      <w:r w:rsidR="0004185D" w:rsidRPr="00F45960">
        <w:t>ë</w:t>
      </w:r>
      <w:r w:rsidRPr="00F45960">
        <w:t>rdorur Gson q</w:t>
      </w:r>
      <w:r w:rsidR="0004185D" w:rsidRPr="00F45960">
        <w:t>ë</w:t>
      </w:r>
      <w:r w:rsidRPr="00F45960">
        <w:t xml:space="preserve"> t</w:t>
      </w:r>
      <w:r w:rsidR="0004185D" w:rsidRPr="00F45960">
        <w:t>ë</w:t>
      </w:r>
      <w:r w:rsidRPr="00F45960">
        <w:t xml:space="preserve"> mund t</w:t>
      </w:r>
      <w:r w:rsidR="0004185D" w:rsidRPr="00F45960">
        <w:t>ë</w:t>
      </w:r>
      <w:r w:rsidRPr="00F45960">
        <w:t xml:space="preserve"> kalojm</w:t>
      </w:r>
      <w:r w:rsidR="0004185D" w:rsidRPr="00F45960">
        <w:t>ë</w:t>
      </w:r>
      <w:r w:rsidRPr="00F45960">
        <w:t xml:space="preserve"> t</w:t>
      </w:r>
      <w:r w:rsidR="0004185D" w:rsidRPr="00F45960">
        <w:t>ë</w:t>
      </w:r>
      <w:r w:rsidRPr="00F45960">
        <w:t xml:space="preserve"> dh</w:t>
      </w:r>
      <w:r w:rsidR="0004185D" w:rsidRPr="00F45960">
        <w:t>ë</w:t>
      </w:r>
      <w:r w:rsidRPr="00F45960">
        <w:t>nat nga struktura Json n</w:t>
      </w:r>
      <w:r w:rsidR="0004185D" w:rsidRPr="00F45960">
        <w:t>ë</w:t>
      </w:r>
      <w:r w:rsidRPr="00F45960">
        <w:t xml:space="preserve"> nj</w:t>
      </w:r>
      <w:r w:rsidR="0004185D" w:rsidRPr="00F45960">
        <w:t>ë</w:t>
      </w:r>
      <w:r w:rsidRPr="00F45960">
        <w:t xml:space="preserve"> Scala </w:t>
      </w:r>
      <w:r w:rsidR="00E52EDA" w:rsidRPr="00F45960">
        <w:t>k</w:t>
      </w:r>
      <w:r w:rsidRPr="00F45960">
        <w:t>las</w:t>
      </w:r>
      <w:r w:rsidR="0004185D" w:rsidRPr="00F45960">
        <w:t>ë</w:t>
      </w:r>
      <w:r w:rsidRPr="00F45960">
        <w:t xml:space="preserve"> </w:t>
      </w:r>
      <w:r w:rsidR="00E52EDA" w:rsidRPr="00F45960">
        <w:t>s</w:t>
      </w:r>
      <w:r w:rsidRPr="00F45960">
        <w:t>ituate (ang.</w:t>
      </w:r>
      <w:r w:rsidRPr="00F45960">
        <w:rPr>
          <w:i/>
          <w:iCs/>
        </w:rPr>
        <w:t xml:space="preserve"> Scala </w:t>
      </w:r>
      <w:r w:rsidR="00E52EDA" w:rsidRPr="00F45960">
        <w:rPr>
          <w:i/>
          <w:iCs/>
        </w:rPr>
        <w:t>c</w:t>
      </w:r>
      <w:r w:rsidRPr="00F45960">
        <w:rPr>
          <w:i/>
          <w:iCs/>
        </w:rPr>
        <w:t xml:space="preserve">ase </w:t>
      </w:r>
      <w:r w:rsidR="00E52EDA" w:rsidRPr="00F45960">
        <w:rPr>
          <w:i/>
          <w:iCs/>
        </w:rPr>
        <w:t>c</w:t>
      </w:r>
      <w:r w:rsidRPr="00F45960">
        <w:rPr>
          <w:i/>
          <w:iCs/>
        </w:rPr>
        <w:t xml:space="preserve">lass). </w:t>
      </w:r>
      <w:r w:rsidRPr="00F45960">
        <w:t>Nj</w:t>
      </w:r>
      <w:r w:rsidR="0004185D" w:rsidRPr="00F45960">
        <w:t>ë</w:t>
      </w:r>
      <w:r w:rsidRPr="00F45960">
        <w:t xml:space="preserve"> </w:t>
      </w:r>
      <w:r w:rsidR="00E52EDA" w:rsidRPr="00F45960">
        <w:rPr>
          <w:i/>
          <w:iCs/>
        </w:rPr>
        <w:t xml:space="preserve">case class </w:t>
      </w:r>
      <w:r w:rsidRPr="00F45960">
        <w:t>na lejon q</w:t>
      </w:r>
      <w:r w:rsidR="0004185D" w:rsidRPr="00F45960">
        <w:t>ë</w:t>
      </w:r>
      <w:r w:rsidRPr="00F45960">
        <w:t xml:space="preserve"> t</w:t>
      </w:r>
      <w:r w:rsidR="0004185D" w:rsidRPr="00F45960">
        <w:t>ë</w:t>
      </w:r>
      <w:r w:rsidRPr="00F45960">
        <w:t xml:space="preserve"> definojm</w:t>
      </w:r>
      <w:r w:rsidR="0004185D" w:rsidRPr="00F45960">
        <w:t>ë</w:t>
      </w:r>
      <w:r w:rsidRPr="00F45960">
        <w:t xml:space="preserve"> modelin apo struktur</w:t>
      </w:r>
      <w:r w:rsidR="0004185D" w:rsidRPr="00F45960">
        <w:t>ë</w:t>
      </w:r>
      <w:r w:rsidRPr="00F45960">
        <w:t>n e data</w:t>
      </w:r>
      <w:r w:rsidR="00007561" w:rsidRPr="00F45960">
        <w:t xml:space="preserve"> </w:t>
      </w:r>
      <w:r w:rsidRPr="00F45960">
        <w:t>setit ton</w:t>
      </w:r>
      <w:r w:rsidR="0004185D" w:rsidRPr="00F45960">
        <w:t>ë</w:t>
      </w:r>
      <w:r w:rsidRPr="00F45960">
        <w:t>, ku nj</w:t>
      </w:r>
      <w:r w:rsidR="0004185D" w:rsidRPr="00F45960">
        <w:t>ë</w:t>
      </w:r>
      <w:r w:rsidRPr="00F45960">
        <w:t xml:space="preserve"> rresht</w:t>
      </w:r>
      <w:r w:rsidR="0019430D" w:rsidRPr="00F45960">
        <w:t xml:space="preserve"> i data setit</w:t>
      </w:r>
      <w:r w:rsidRPr="00F45960">
        <w:t xml:space="preserve"> </w:t>
      </w:r>
      <w:r w:rsidR="0019430D" w:rsidRPr="00F45960">
        <w:t xml:space="preserve">është </w:t>
      </w:r>
      <w:r w:rsidRPr="00F45960">
        <w:t>nj</w:t>
      </w:r>
      <w:r w:rsidR="0004185D" w:rsidRPr="00F45960">
        <w:t>ë</w:t>
      </w:r>
      <w:r w:rsidRPr="00F45960">
        <w:t xml:space="preserve"> objekt i ri i k</w:t>
      </w:r>
      <w:r w:rsidR="0004185D" w:rsidRPr="00F45960">
        <w:t>ë</w:t>
      </w:r>
      <w:r w:rsidRPr="00F45960">
        <w:t>saj klase.</w:t>
      </w:r>
      <w:r w:rsidR="0081664E">
        <w:t xml:space="preserve"> Gson na është mundësuar pasi kemi shtuar vartësinë në përbërjen e projektit</w:t>
      </w:r>
      <w:r w:rsidR="00635E86">
        <w:t xml:space="preserve"> si </w:t>
      </w:r>
      <w:r w:rsidR="00635E86" w:rsidRPr="00635E86">
        <w:rPr>
          <w:i/>
          <w:iCs/>
          <w:color w:val="C45911" w:themeColor="accent2" w:themeShade="BF"/>
        </w:rPr>
        <w:t xml:space="preserve">gson </w:t>
      </w:r>
      <w:r w:rsidR="00635E86">
        <w:t xml:space="preserve">nëpërmjet lidhjes </w:t>
      </w:r>
      <w:r w:rsidR="00635E86" w:rsidRPr="00635E86">
        <w:rPr>
          <w:i/>
          <w:iCs/>
          <w:color w:val="C45911" w:themeColor="accent2" w:themeShade="BF"/>
        </w:rPr>
        <w:t>com.google.code.gson</w:t>
      </w:r>
      <w:r w:rsidR="00635E86">
        <w:rPr>
          <w:i/>
          <w:iCs/>
        </w:rPr>
        <w:t xml:space="preserve">, </w:t>
      </w:r>
      <w:r w:rsidR="00635E86">
        <w:t xml:space="preserve">versioni i të cilit është </w:t>
      </w:r>
      <w:r w:rsidR="00635E86" w:rsidRPr="00635E86">
        <w:rPr>
          <w:color w:val="C45911" w:themeColor="accent2" w:themeShade="BF"/>
        </w:rPr>
        <w:t>2.8.5</w:t>
      </w:r>
      <w:r w:rsidR="00635E86">
        <w:rPr>
          <w:color w:val="C45911" w:themeColor="accent2" w:themeShade="BF"/>
        </w:rPr>
        <w:t>.</w:t>
      </w:r>
    </w:p>
    <w:p w14:paraId="6E700A93" w14:textId="5FA62AD2" w:rsidR="00770561" w:rsidRDefault="00770561" w:rsidP="00743C29">
      <w:r>
        <w:t xml:space="preserve">Për të shpjeguar më mirë deklarimin e më sipërm, përdorim një shembull. Le të themi se kemi një Json skemë me një atribut të vetëm të quajtur </w:t>
      </w:r>
      <w:r w:rsidRPr="00DC5990">
        <w:t>atributi</w:t>
      </w:r>
      <w:r>
        <w:t>, vlera e të cilit është 10</w:t>
      </w:r>
      <w:r w:rsidR="00DC5990">
        <w:t xml:space="preserve"> dhe </w:t>
      </w:r>
      <w:r>
        <w:t xml:space="preserve">krijojmë një </w:t>
      </w:r>
      <w:r>
        <w:rPr>
          <w:i/>
          <w:iCs/>
        </w:rPr>
        <w:t xml:space="preserve">case class </w:t>
      </w:r>
      <w:r>
        <w:t xml:space="preserve">me emrin Klasa me një atribut të quajtur atributi dhe e përdorim metodën </w:t>
      </w:r>
      <w:r w:rsidRPr="00770561">
        <w:rPr>
          <w:i/>
          <w:iCs/>
        </w:rPr>
        <w:t>fromJson</w:t>
      </w:r>
      <w:r>
        <w:t xml:space="preserve"> atëherë na krijohet një objekt i ri i klasës Klasa me variabël atributi që ka vlerën 10. Kjo është një praktikë shumë e mirë dhe e përdorshme për të krijuar klasa në mënyrë automatike, e një seri e gjatë e këtyre klasave rezulton në një data set.</w:t>
      </w:r>
    </w:p>
    <w:p w14:paraId="52199DE8" w14:textId="06583596" w:rsidR="00E80380" w:rsidRPr="00F45960" w:rsidRDefault="00E80380" w:rsidP="00743C29">
      <w:r w:rsidRPr="00F45960">
        <w:t>Modeli jon</w:t>
      </w:r>
      <w:r w:rsidR="0004185D" w:rsidRPr="00F45960">
        <w:t>ë</w:t>
      </w:r>
      <w:r w:rsidRPr="00F45960">
        <w:t>, i quajtur Ndeshja (ang.</w:t>
      </w:r>
      <w:r w:rsidRPr="00F45960">
        <w:rPr>
          <w:i/>
          <w:iCs/>
        </w:rPr>
        <w:t xml:space="preserve"> Match</w:t>
      </w:r>
      <w:r w:rsidR="00ED1F70">
        <w:t xml:space="preserve">, </w:t>
      </w:r>
      <w:r w:rsidR="00BD5986">
        <w:fldChar w:fldCharType="begin"/>
      </w:r>
      <w:r w:rsidR="00BD5986">
        <w:instrText xml:space="preserve"> REF _Ref23844928 \h </w:instrText>
      </w:r>
      <w:r w:rsidR="00BD5986">
        <w:fldChar w:fldCharType="separate"/>
      </w:r>
      <w:r w:rsidR="00BD5986">
        <w:t xml:space="preserve">Figura </w:t>
      </w:r>
      <w:r w:rsidR="00BD5986">
        <w:rPr>
          <w:noProof/>
        </w:rPr>
        <w:t>23</w:t>
      </w:r>
      <w:r w:rsidR="00BD5986">
        <w:t>: Modeli i klas</w:t>
      </w:r>
      <w:r w:rsidR="00BD5986" w:rsidRPr="006A62FC">
        <w:t>ë</w:t>
      </w:r>
      <w:r w:rsidR="00BD5986">
        <w:t>s Match</w:t>
      </w:r>
      <w:r w:rsidR="00BD5986">
        <w:fldChar w:fldCharType="end"/>
      </w:r>
      <w:r w:rsidRPr="00ED1F70">
        <w:t>)</w:t>
      </w:r>
      <w:r w:rsidRPr="00F45960">
        <w:rPr>
          <w:i/>
          <w:iCs/>
        </w:rPr>
        <w:t xml:space="preserve"> </w:t>
      </w:r>
      <w:r w:rsidR="00ED1F70">
        <w:t xml:space="preserve">përbëhet nga 14 atribute, e secili nga këto atribute duhet gjithsesi të figurojë edhe në strukturën Json të marrë nëpërmjet lidhjeve të cekura më sipër (nëpërmjet Steam API). Secilit atributit i përket tipi numër (ang. </w:t>
      </w:r>
      <w:r w:rsidR="00ED1F70">
        <w:rPr>
          <w:i/>
          <w:iCs/>
        </w:rPr>
        <w:t>Integer, Int)</w:t>
      </w:r>
      <w:r w:rsidR="00ED1F70">
        <w:t>.</w:t>
      </w:r>
    </w:p>
    <w:p w14:paraId="582EFBFD" w14:textId="77777777" w:rsidR="006307F1" w:rsidRDefault="00E80380" w:rsidP="006307F1">
      <w:pPr>
        <w:keepNext/>
      </w:pPr>
      <w:r w:rsidRPr="00F45960">
        <w:rPr>
          <w:noProof/>
          <w:lang w:val="en-US"/>
        </w:rPr>
        <w:lastRenderedPageBreak/>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04E8AD00" w14:textId="65B6EE57" w:rsidR="00E80380" w:rsidRPr="00F45960" w:rsidRDefault="006307F1" w:rsidP="00F31A2C">
      <w:pPr>
        <w:pStyle w:val="Caption"/>
      </w:pPr>
      <w:bookmarkStart w:id="163" w:name="_Ref23844928"/>
      <w:bookmarkStart w:id="164" w:name="_Toc23845928"/>
      <w:r>
        <w:t xml:space="preserve">Figura </w:t>
      </w:r>
      <w:r>
        <w:fldChar w:fldCharType="begin"/>
      </w:r>
      <w:r>
        <w:instrText xml:space="preserve"> SEQ Figura \* ARABIC </w:instrText>
      </w:r>
      <w:r>
        <w:fldChar w:fldCharType="separate"/>
      </w:r>
      <w:r w:rsidR="003541D8">
        <w:rPr>
          <w:noProof/>
        </w:rPr>
        <w:t>23</w:t>
      </w:r>
      <w:r>
        <w:fldChar w:fldCharType="end"/>
      </w:r>
      <w:r>
        <w:t>: Modeli i klas</w:t>
      </w:r>
      <w:r w:rsidRPr="006A62FC">
        <w:t>ë</w:t>
      </w:r>
      <w:r>
        <w:t>s Match</w:t>
      </w:r>
      <w:bookmarkEnd w:id="163"/>
      <w:bookmarkEnd w:id="164"/>
    </w:p>
    <w:p w14:paraId="014CF9FE" w14:textId="7CAD20A8" w:rsidR="003F6937" w:rsidRPr="00374F9F" w:rsidRDefault="00BF1533" w:rsidP="00603410">
      <w:pPr>
        <w:spacing w:before="240"/>
        <w:rPr>
          <w:rFonts w:ascii="Segoe UI Symbol" w:eastAsia="Segoe UI Symbol" w:hAnsi="Segoe UI Symbol"/>
          <w:lang w:eastAsia="ja-JP"/>
        </w:rPr>
      </w:pPr>
      <w:r>
        <w:t>Siç u cek edhe më lartë, kjo klasë shërben vetëm për të krijuar një objekt të ri për secilin rekord të sjellë nëpërmjet lidhjeve të realizuara në klasën kryesore në intervalet e caktuara</w:t>
      </w:r>
      <w:r w:rsidR="00603410">
        <w:t>. Objekti i krijuar i klasës Match më pas ruhet në një sekuencë. Sekuenca paraqet një koleksion të Scalas që me importimin e një funksioni të caktuar të librarisë Spark, i lejohet konvertimi në një data set dhe anasjelltas. Meqë data seti është i pa ndryshueshëm, neve na nevojitet që të krijohet data seti komplet në një sekuencë e më pas ta konvertojmë. Gjatë kësaj procedure, ne gjurmojmë shumën e objekteve të sekuencës në mënyrë që nëse arrin një numër të caktuar të ndaloj</w:t>
      </w:r>
      <w:r w:rsidR="00BD5986">
        <w:t>,</w:t>
      </w:r>
      <w:r w:rsidR="00603410">
        <w:t xml:space="preserve"> pasi është arritur madhësia e data setit të dëshiruar. Ky numër në kodin tonë është konstantja </w:t>
      </w:r>
      <w:r w:rsidR="00603410">
        <w:rPr>
          <w:i/>
          <w:iCs/>
        </w:rPr>
        <w:t>FEEDS</w:t>
      </w:r>
      <w:r w:rsidR="00603410">
        <w:t xml:space="preserve">. </w:t>
      </w:r>
      <w:r w:rsidR="00374F9F">
        <w:t>Funksionet e Spark i marrim</w:t>
      </w:r>
      <w:r w:rsidR="001E2598">
        <w:t xml:space="preserve"> vartësia </w:t>
      </w:r>
      <w:r w:rsidR="006C47A3" w:rsidRPr="006C47A3">
        <w:rPr>
          <w:i/>
          <w:iCs/>
          <w:color w:val="C45911" w:themeColor="accent2" w:themeShade="BF"/>
        </w:rPr>
        <w:t xml:space="preserve">spark-core </w:t>
      </w:r>
      <w:r w:rsidR="006C47A3">
        <w:t xml:space="preserve">dhe </w:t>
      </w:r>
      <w:r w:rsidR="006C47A3" w:rsidRPr="006C47A3">
        <w:rPr>
          <w:i/>
          <w:iCs/>
          <w:color w:val="C45911" w:themeColor="accent2" w:themeShade="BF"/>
        </w:rPr>
        <w:t xml:space="preserve">spark-sql </w:t>
      </w:r>
      <w:r w:rsidR="006C47A3">
        <w:t xml:space="preserve">nga </w:t>
      </w:r>
      <w:r w:rsidR="006C47A3" w:rsidRPr="006C47A3">
        <w:rPr>
          <w:i/>
          <w:iCs/>
          <w:color w:val="C45911" w:themeColor="accent2" w:themeShade="BF"/>
        </w:rPr>
        <w:t>org.apache.spark</w:t>
      </w:r>
      <w:r w:rsidR="006C47A3">
        <w:rPr>
          <w:i/>
          <w:iCs/>
        </w:rPr>
        <w:t xml:space="preserve">, </w:t>
      </w:r>
      <w:r w:rsidR="006C47A3">
        <w:t xml:space="preserve">versioni i së cilës është në këtë projekt </w:t>
      </w:r>
      <w:r w:rsidR="006C47A3" w:rsidRPr="006C47A3">
        <w:rPr>
          <w:color w:val="C45911" w:themeColor="accent2" w:themeShade="BF"/>
        </w:rPr>
        <w:t>2.4.4.</w:t>
      </w:r>
      <w:r w:rsidR="00374F9F" w:rsidRPr="003B14BC">
        <w:rPr>
          <w:rFonts w:ascii="Segoe UI Symbol" w:hAnsi="Segoe UI Symbol"/>
          <w:lang w:eastAsia="ja-JP"/>
          <w:rPrChange w:id="165" w:author="Lule Ahmedi" w:date="2019-11-10T19:09:00Z">
            <w:rPr>
              <w:rFonts w:ascii="Segoe UI Symbol" w:hAnsi="Segoe UI Symbol"/>
              <w:lang w:val="en-US" w:eastAsia="ja-JP"/>
            </w:rPr>
          </w:rPrChange>
        </w:rPr>
        <w:t xml:space="preserve"> </w:t>
      </w:r>
      <w:r w:rsidR="00374F9F">
        <w:rPr>
          <w:rFonts w:eastAsia="Segoe UI Symbol"/>
        </w:rPr>
        <w:t xml:space="preserve"> </w:t>
      </w:r>
    </w:p>
    <w:p w14:paraId="46F71B4C" w14:textId="2CE2DC9B" w:rsidR="00603410" w:rsidRPr="00F45960" w:rsidRDefault="00603410" w:rsidP="00603410">
      <w:pPr>
        <w:spacing w:before="240"/>
      </w:pPr>
      <w:r>
        <w:t>Kjo mënyrë e përshkrimit është e nivelit të lartë, ndërsa më poshtë</w:t>
      </w:r>
      <w:r w:rsidR="005F4886">
        <w:t xml:space="preserve"> (</w:t>
      </w:r>
      <w:r w:rsidR="005F4886">
        <w:fldChar w:fldCharType="begin"/>
      </w:r>
      <w:r w:rsidR="005F4886">
        <w:instrText xml:space="preserve"> REF _Ref23845000 \h </w:instrText>
      </w:r>
      <w:r w:rsidR="005F4886">
        <w:fldChar w:fldCharType="separate"/>
      </w:r>
      <w:r w:rsidR="005F4886">
        <w:t xml:space="preserve">Figura </w:t>
      </w:r>
      <w:r w:rsidR="005F4886">
        <w:rPr>
          <w:noProof/>
        </w:rPr>
        <w:t>24</w:t>
      </w:r>
      <w:r w:rsidR="005F4886">
        <w:t>: Unaza kryesore e aplikacionit</w:t>
      </w:r>
      <w:r w:rsidR="005F4886">
        <w:fldChar w:fldCharType="end"/>
      </w:r>
      <w:r w:rsidR="005F4886">
        <w:t>)</w:t>
      </w:r>
      <w:r>
        <w:t xml:space="preserve"> përshkruhet saktësisht rrjedha e programit, variablat e përdorura dhe logjika kryesore e krijimit të një rekordi të vlefshëm. Fillojmë me krijimin e një lidhje të saktë në mënyrë që të kryejmë kërkesën. Kjo lidhje është krijuar nëpërmjet tre stringjeve</w:t>
      </w:r>
      <w:r w:rsidR="00AD5EC7">
        <w:t xml:space="preserve">: </w:t>
      </w:r>
      <w:r w:rsidR="00AD5EC7">
        <w:rPr>
          <w:i/>
          <w:iCs/>
        </w:rPr>
        <w:t xml:space="preserve">steam api, gameId </w:t>
      </w:r>
      <w:r w:rsidR="00AD5EC7">
        <w:t xml:space="preserve">dhe </w:t>
      </w:r>
      <w:r w:rsidR="00AD5EC7">
        <w:rPr>
          <w:i/>
          <w:iCs/>
        </w:rPr>
        <w:t>steam key</w:t>
      </w:r>
      <w:r w:rsidR="00AD5EC7">
        <w:t xml:space="preserve">, ku </w:t>
      </w:r>
      <w:r w:rsidR="00AD5EC7">
        <w:rPr>
          <w:i/>
          <w:iCs/>
        </w:rPr>
        <w:t xml:space="preserve">steam api </w:t>
      </w:r>
      <w:r w:rsidR="00AD5EC7">
        <w:t xml:space="preserve">dhe </w:t>
      </w:r>
      <w:r w:rsidR="00AD5EC7">
        <w:rPr>
          <w:i/>
          <w:iCs/>
        </w:rPr>
        <w:t xml:space="preserve">steam key </w:t>
      </w:r>
      <w:r w:rsidR="00AD5EC7">
        <w:t xml:space="preserve">janë konstanta ndërsa </w:t>
      </w:r>
      <w:r w:rsidR="00AD5EC7">
        <w:rPr>
          <w:i/>
          <w:iCs/>
        </w:rPr>
        <w:t xml:space="preserve">gameId </w:t>
      </w:r>
      <w:r w:rsidR="00AD5EC7">
        <w:t xml:space="preserve">ndryshon varësisht intervalit të mëposhtëm, që fillon me </w:t>
      </w:r>
      <w:r w:rsidR="00AD5EC7">
        <w:rPr>
          <w:i/>
          <w:iCs/>
        </w:rPr>
        <w:t xml:space="preserve">start id </w:t>
      </w:r>
      <w:r w:rsidR="00AD5EC7">
        <w:t xml:space="preserve">dhe mbaron me </w:t>
      </w:r>
      <w:r w:rsidR="00AD5EC7">
        <w:rPr>
          <w:i/>
          <w:iCs/>
        </w:rPr>
        <w:t>end id</w:t>
      </w:r>
      <w:r w:rsidR="00AD5EC7">
        <w:t>.</w:t>
      </w:r>
      <w:r>
        <w:t xml:space="preserve"> </w:t>
      </w:r>
    </w:p>
    <w:p w14:paraId="20F62A61" w14:textId="77777777" w:rsidR="006307F1" w:rsidRDefault="003F6937" w:rsidP="006307F1">
      <w:pPr>
        <w:keepNext/>
      </w:pPr>
      <w:r w:rsidRPr="00F45960">
        <w:rPr>
          <w:noProof/>
          <w:lang w:val="en-US"/>
        </w:rPr>
        <w:lastRenderedPageBreak/>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80E4F66" w14:textId="010C71E5" w:rsidR="003F6937" w:rsidRDefault="006307F1" w:rsidP="00F31A2C">
      <w:pPr>
        <w:pStyle w:val="Caption"/>
      </w:pPr>
      <w:bookmarkStart w:id="166" w:name="_Ref23845000"/>
      <w:bookmarkStart w:id="167" w:name="_Toc23845929"/>
      <w:r>
        <w:t xml:space="preserve">Figura </w:t>
      </w:r>
      <w:r>
        <w:fldChar w:fldCharType="begin"/>
      </w:r>
      <w:r>
        <w:instrText xml:space="preserve"> SEQ Figura \* ARABIC </w:instrText>
      </w:r>
      <w:r>
        <w:fldChar w:fldCharType="separate"/>
      </w:r>
      <w:r w:rsidR="003541D8">
        <w:rPr>
          <w:noProof/>
        </w:rPr>
        <w:t>24</w:t>
      </w:r>
      <w:r>
        <w:fldChar w:fldCharType="end"/>
      </w:r>
      <w:r>
        <w:t>: Unaza kryesore e aplikacionit</w:t>
      </w:r>
      <w:bookmarkEnd w:id="166"/>
      <w:bookmarkEnd w:id="167"/>
    </w:p>
    <w:p w14:paraId="557A0CB9" w14:textId="77777777" w:rsidR="00BD5986" w:rsidRPr="00BD5986" w:rsidRDefault="00BD5986" w:rsidP="00BD5986"/>
    <w:p w14:paraId="2B512392" w14:textId="51D6AD08" w:rsidR="00A1185E" w:rsidRPr="00F45960" w:rsidRDefault="00AD5EC7" w:rsidP="00214ADA">
      <w:pPr>
        <w:rPr>
          <w:noProof/>
        </w:rPr>
      </w:pPr>
      <w:r>
        <w:rPr>
          <w:i/>
          <w:iCs/>
        </w:rPr>
        <w:t>A</w:t>
      </w:r>
      <w:r w:rsidR="003F6937" w:rsidRPr="00F45960">
        <w:rPr>
          <w:i/>
          <w:iCs/>
        </w:rPr>
        <w:t xml:space="preserve">rgs </w:t>
      </w:r>
      <w:r w:rsidR="003F6937" w:rsidRPr="00F45960">
        <w:t>paraqet nj</w:t>
      </w:r>
      <w:r w:rsidR="0004185D" w:rsidRPr="00F45960">
        <w:t>ë</w:t>
      </w:r>
      <w:r w:rsidR="003F6937" w:rsidRPr="00F45960">
        <w:t xml:space="preserve"> varg q</w:t>
      </w:r>
      <w:r w:rsidR="0004185D" w:rsidRPr="00F45960">
        <w:t>ë</w:t>
      </w:r>
      <w:r w:rsidR="003F6937" w:rsidRPr="00F45960">
        <w:t xml:space="preserve"> i kemi dh</w:t>
      </w:r>
      <w:r w:rsidR="0004185D" w:rsidRPr="00F45960">
        <w:t>ë</w:t>
      </w:r>
      <w:r w:rsidR="003F6937" w:rsidRPr="00F45960">
        <w:t>n</w:t>
      </w:r>
      <w:r w:rsidR="0004185D" w:rsidRPr="00F45960">
        <w:t>ë</w:t>
      </w:r>
      <w:r w:rsidR="003F6937" w:rsidRPr="00F45960">
        <w:t xml:space="preserve"> vler</w:t>
      </w:r>
      <w:r w:rsidR="00214ADA" w:rsidRPr="00F45960">
        <w:t>at</w:t>
      </w:r>
      <w:r w:rsidR="003F6937" w:rsidRPr="00F45960">
        <w:t xml:space="preserve"> p</w:t>
      </w:r>
      <w:r w:rsidR="0004185D" w:rsidRPr="00F45960">
        <w:t>ë</w:t>
      </w:r>
      <w:r w:rsidR="003F6937" w:rsidRPr="00F45960">
        <w:t xml:space="preserve">rmes </w:t>
      </w:r>
      <w:r w:rsidR="00484284" w:rsidRPr="00F45960">
        <w:rPr>
          <w:i/>
          <w:iCs/>
        </w:rPr>
        <w:t>a</w:t>
      </w:r>
      <w:r w:rsidR="00D43CE7" w:rsidRPr="00F45960">
        <w:rPr>
          <w:i/>
          <w:iCs/>
        </w:rPr>
        <w:t xml:space="preserve">rgumenteve </w:t>
      </w:r>
      <w:r w:rsidR="00484284" w:rsidRPr="00F45960">
        <w:rPr>
          <w:i/>
          <w:iCs/>
        </w:rPr>
        <w:t>p</w:t>
      </w:r>
      <w:r w:rsidR="00D43CE7" w:rsidRPr="00F45960">
        <w:rPr>
          <w:i/>
          <w:iCs/>
        </w:rPr>
        <w:t xml:space="preserve">rogramore (ang. </w:t>
      </w:r>
      <w:r w:rsidR="00484284" w:rsidRPr="00F45960">
        <w:rPr>
          <w:i/>
          <w:iCs/>
        </w:rPr>
        <w:t>p</w:t>
      </w:r>
      <w:r w:rsidR="003F6937" w:rsidRPr="00F45960">
        <w:rPr>
          <w:i/>
          <w:iCs/>
        </w:rPr>
        <w:t xml:space="preserve">rogram </w:t>
      </w:r>
      <w:r w:rsidR="00484284" w:rsidRPr="00F45960">
        <w:rPr>
          <w:i/>
          <w:iCs/>
        </w:rPr>
        <w:t>a</w:t>
      </w:r>
      <w:r w:rsidR="003F6937" w:rsidRPr="00F45960">
        <w:rPr>
          <w:i/>
          <w:iCs/>
        </w:rPr>
        <w:t>rguments</w:t>
      </w:r>
      <w:r w:rsidR="00A1185E" w:rsidRPr="00F45960">
        <w:rPr>
          <w:i/>
          <w:iCs/>
        </w:rPr>
        <w:t xml:space="preserve"> </w:t>
      </w:r>
      <w:sdt>
        <w:sdtPr>
          <w:rPr>
            <w:i/>
            <w:iCs/>
          </w:rPr>
          <w:id w:val="-1926644871"/>
          <w:citation/>
        </w:sdt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w:rsidR="00A1185E" w:rsidRPr="00F45960">
        <w:rPr>
          <w:i/>
          <w:iCs/>
        </w:rPr>
        <w:t xml:space="preserve"> </w:t>
      </w:r>
      <w:r w:rsidR="003F6937" w:rsidRPr="00F45960">
        <w:t>t</w:t>
      </w:r>
      <w:r w:rsidR="0004185D" w:rsidRPr="00F45960">
        <w:t>ë</w:t>
      </w:r>
      <w:r w:rsidR="003F6937" w:rsidRPr="00F45960">
        <w:t xml:space="preserve"> IntelliJ</w:t>
      </w:r>
      <w:r w:rsidR="003F6937" w:rsidRPr="00F45960">
        <w:rPr>
          <w:i/>
          <w:iCs/>
        </w:rPr>
        <w:t xml:space="preserve"> </w:t>
      </w:r>
      <w:r w:rsidR="00D43CE7" w:rsidRPr="00F45960">
        <w:t xml:space="preserve">, </w:t>
      </w:r>
      <w:r w:rsidR="00214ADA" w:rsidRPr="00F45960">
        <w:t xml:space="preserve">vegla </w:t>
      </w:r>
      <w:r w:rsidR="00CF30D9" w:rsidRPr="00F45960">
        <w:t xml:space="preserve">softuerike </w:t>
      </w:r>
      <w:r w:rsidR="00214ADA" w:rsidRPr="00F45960">
        <w:t>me t</w:t>
      </w:r>
      <w:r w:rsidR="0004185D" w:rsidRPr="00F45960">
        <w:t>ë</w:t>
      </w:r>
      <w:r w:rsidR="00214ADA" w:rsidRPr="00F45960">
        <w:t xml:space="preserve"> cilin </w:t>
      </w:r>
      <w:r w:rsidR="0004185D" w:rsidRPr="00F45960">
        <w:t>ë</w:t>
      </w:r>
      <w:r w:rsidR="00214ADA" w:rsidRPr="00F45960">
        <w:t>sht</w:t>
      </w:r>
      <w:r w:rsidR="0004185D" w:rsidRPr="00F45960">
        <w:t>ë</w:t>
      </w:r>
      <w:r w:rsidR="00214ADA" w:rsidRPr="00F45960">
        <w:t xml:space="preserve"> </w:t>
      </w:r>
      <w:r w:rsidR="00D43CE7" w:rsidRPr="00F45960">
        <w:t xml:space="preserve">përpunuar </w:t>
      </w:r>
      <w:r w:rsidR="00214ADA" w:rsidRPr="00F45960">
        <w:t>aplikacioni), e ky varg p</w:t>
      </w:r>
      <w:r w:rsidR="0004185D" w:rsidRPr="00F45960">
        <w:t>ë</w:t>
      </w:r>
      <w:r w:rsidR="00214ADA" w:rsidRPr="00F45960">
        <w:t>rmban t</w:t>
      </w:r>
      <w:r w:rsidR="0004185D" w:rsidRPr="00F45960">
        <w:t>ë</w:t>
      </w:r>
      <w:r w:rsidR="00214ADA" w:rsidRPr="00F45960">
        <w:t xml:space="preserve"> gjitha vlerat e </w:t>
      </w:r>
      <w:r w:rsidR="001E6EEE" w:rsidRPr="00F45960">
        <w:t>përfituara</w:t>
      </w:r>
      <w:r w:rsidR="00214ADA" w:rsidRPr="00F45960">
        <w:rPr>
          <w:i/>
          <w:iCs/>
        </w:rPr>
        <w:t xml:space="preserve"> </w:t>
      </w:r>
      <w:r w:rsidR="00214ADA" w:rsidRPr="00F45960">
        <w:t>t</w:t>
      </w:r>
      <w:r w:rsidR="0004185D" w:rsidRPr="00F45960">
        <w:t>ë</w:t>
      </w:r>
      <w:r w:rsidR="00214ADA" w:rsidRPr="00F45960">
        <w:t xml:space="preserve"> cilat jan</w:t>
      </w:r>
      <w:r w:rsidR="0004185D" w:rsidRPr="00F45960">
        <w:t>ë</w:t>
      </w:r>
      <w:r w:rsidR="00214ADA" w:rsidRPr="00F45960">
        <w:t xml:space="preserve"> gold_per_min, level, leaver_status, xp_per_min, gold_spent, deaths, denies, hero_damage, to</w:t>
      </w:r>
      <w:r w:rsidR="00CF30D9" w:rsidRPr="00F45960">
        <w:t>w</w:t>
      </w:r>
      <w:r w:rsidR="00214ADA" w:rsidRPr="00F45960">
        <w:t>er_damage, last_hits</w:t>
      </w:r>
      <w:r w:rsidR="00A1185E" w:rsidRPr="00F45960">
        <w:t xml:space="preserve"> dhe</w:t>
      </w:r>
      <w:r w:rsidR="00214ADA" w:rsidRPr="00F45960">
        <w:t xml:space="preserve"> hero_healing</w:t>
      </w:r>
      <w:r w:rsidR="00A1185E" w:rsidRPr="00F45960">
        <w:t xml:space="preserve"> </w:t>
      </w:r>
      <w:r w:rsidR="003D1EEC" w:rsidRPr="00F45960">
        <w:t>(si më lartë)</w:t>
      </w:r>
    </w:p>
    <w:p w14:paraId="117EF3E2" w14:textId="26027DE4" w:rsidR="001141CB" w:rsidRPr="006A0B5E" w:rsidRDefault="00A1185E" w:rsidP="00214ADA">
      <w:pPr>
        <w:rPr>
          <w:noProof/>
        </w:rPr>
      </w:pPr>
      <w:r w:rsidRPr="00F45960">
        <w:rPr>
          <w:noProof/>
        </w:rPr>
        <w:t>Krahas k</w:t>
      </w:r>
      <w:r w:rsidR="0004185D" w:rsidRPr="00F45960">
        <w:rPr>
          <w:noProof/>
        </w:rPr>
        <w:t>ë</w:t>
      </w:r>
      <w:r w:rsidRPr="00F45960">
        <w:rPr>
          <w:noProof/>
        </w:rPr>
        <w:t>tyre informatave, shihet edhe objekti me metod</w:t>
      </w:r>
      <w:r w:rsidR="0004185D" w:rsidRPr="00F45960">
        <w:rPr>
          <w:noProof/>
        </w:rPr>
        <w:t>ë</w:t>
      </w:r>
      <w:r w:rsidRPr="00F45960">
        <w:rPr>
          <w:noProof/>
        </w:rPr>
        <w:t>n p</w:t>
      </w:r>
      <w:r w:rsidR="0004185D" w:rsidRPr="00F45960">
        <w:rPr>
          <w:noProof/>
        </w:rPr>
        <w:t>ë</w:t>
      </w:r>
      <w:r w:rsidRPr="00F45960">
        <w:rPr>
          <w:noProof/>
        </w:rPr>
        <w:t>rkat</w:t>
      </w:r>
      <w:r w:rsidR="0004185D" w:rsidRPr="00F45960">
        <w:rPr>
          <w:noProof/>
        </w:rPr>
        <w:t>ë</w:t>
      </w:r>
      <w:r w:rsidRPr="00F45960">
        <w:rPr>
          <w:noProof/>
        </w:rPr>
        <w:t>se</w:t>
      </w:r>
      <w:r w:rsidRPr="00F45960">
        <w:rPr>
          <w:i/>
          <w:iCs/>
          <w:noProof/>
        </w:rPr>
        <w:t xml:space="preserve"> Fetcher.fetchGames</w:t>
      </w:r>
      <w:r w:rsidR="007A4316">
        <w:rPr>
          <w:i/>
          <w:iCs/>
          <w:noProof/>
        </w:rPr>
        <w:t xml:space="preserve"> </w:t>
      </w:r>
      <w:r w:rsidR="007A4316" w:rsidRPr="007A4316">
        <w:rPr>
          <w:noProof/>
        </w:rPr>
        <w:t>(</w:t>
      </w:r>
      <w:r w:rsidR="007A4316">
        <w:rPr>
          <w:noProof/>
        </w:rPr>
        <w:fldChar w:fldCharType="begin"/>
      </w:r>
      <w:r w:rsidR="007A4316">
        <w:rPr>
          <w:noProof/>
        </w:rPr>
        <w:instrText xml:space="preserve"> REF _Ref23845037 \h </w:instrText>
      </w:r>
      <w:r w:rsidR="007A4316">
        <w:rPr>
          <w:noProof/>
        </w:rPr>
      </w:r>
      <w:r w:rsidR="007A4316">
        <w:rPr>
          <w:noProof/>
        </w:rPr>
        <w:fldChar w:fldCharType="separate"/>
      </w:r>
      <w:r w:rsidR="007A4316">
        <w:t xml:space="preserve">Figura </w:t>
      </w:r>
      <w:r w:rsidR="007A4316">
        <w:rPr>
          <w:noProof/>
        </w:rPr>
        <w:t>25</w:t>
      </w:r>
      <w:r w:rsidR="007A4316">
        <w:t>: Struktura e metod</w:t>
      </w:r>
      <w:r w:rsidR="007A4316" w:rsidRPr="00147931">
        <w:t>ë</w:t>
      </w:r>
      <w:r w:rsidR="007A4316">
        <w:t>s fetchGames</w:t>
      </w:r>
      <w:r w:rsidR="007A4316">
        <w:rPr>
          <w:noProof/>
        </w:rPr>
        <w:fldChar w:fldCharType="end"/>
      </w:r>
      <w:r w:rsidR="007A4316" w:rsidRPr="007A4316">
        <w:rPr>
          <w:noProof/>
        </w:rPr>
        <w:t>)</w:t>
      </w:r>
      <w:r w:rsidRPr="007A4316">
        <w:rPr>
          <w:noProof/>
        </w:rPr>
        <w:t>,</w:t>
      </w:r>
      <w:r w:rsidRPr="00F45960">
        <w:rPr>
          <w:i/>
          <w:iCs/>
          <w:noProof/>
        </w:rPr>
        <w:t xml:space="preserve"> </w:t>
      </w:r>
      <w:r w:rsidRPr="00F45960">
        <w:rPr>
          <w:noProof/>
        </w:rPr>
        <w:t>metod</w:t>
      </w:r>
      <w:r w:rsidR="0004185D" w:rsidRPr="00F45960">
        <w:rPr>
          <w:noProof/>
        </w:rPr>
        <w:t>ë</w:t>
      </w:r>
      <w:r w:rsidRPr="00F45960">
        <w:rPr>
          <w:noProof/>
        </w:rPr>
        <w:t xml:space="preserve"> statike (ang. </w:t>
      </w:r>
      <w:r w:rsidRPr="00F45960">
        <w:rPr>
          <w:i/>
          <w:iCs/>
          <w:noProof/>
        </w:rPr>
        <w:t xml:space="preserve">static method) </w:t>
      </w:r>
      <w:r w:rsidRPr="00F45960">
        <w:rPr>
          <w:noProof/>
        </w:rPr>
        <w:t>kjo e cila na ndihmon q</w:t>
      </w:r>
      <w:r w:rsidR="0004185D" w:rsidRPr="00F45960">
        <w:rPr>
          <w:noProof/>
        </w:rPr>
        <w:t>ë</w:t>
      </w:r>
      <w:r w:rsidRPr="00F45960">
        <w:rPr>
          <w:noProof/>
        </w:rPr>
        <w:t xml:space="preserve"> t</w:t>
      </w:r>
      <w:r w:rsidR="0004185D" w:rsidRPr="00F45960">
        <w:rPr>
          <w:noProof/>
        </w:rPr>
        <w:t>ë</w:t>
      </w:r>
      <w:r w:rsidRPr="00F45960">
        <w:rPr>
          <w:noProof/>
        </w:rPr>
        <w:t xml:space="preserve"> mbledhim t</w:t>
      </w:r>
      <w:r w:rsidR="0004185D" w:rsidRPr="00F45960">
        <w:rPr>
          <w:noProof/>
        </w:rPr>
        <w:t>ë</w:t>
      </w:r>
      <w:r w:rsidRPr="00F45960">
        <w:rPr>
          <w:noProof/>
        </w:rPr>
        <w:t xml:space="preserve"> dh</w:t>
      </w:r>
      <w:r w:rsidR="0004185D" w:rsidRPr="00F45960">
        <w:rPr>
          <w:noProof/>
        </w:rPr>
        <w:t>ë</w:t>
      </w:r>
      <w:r w:rsidRPr="00F45960">
        <w:rPr>
          <w:noProof/>
        </w:rPr>
        <w:t>nat. N</w:t>
      </w:r>
      <w:r w:rsidR="0004185D" w:rsidRPr="00F45960">
        <w:rPr>
          <w:noProof/>
        </w:rPr>
        <w:t>ë</w:t>
      </w:r>
      <w:r w:rsidRPr="00F45960">
        <w:rPr>
          <w:noProof/>
        </w:rPr>
        <w:t xml:space="preserve"> k</w:t>
      </w:r>
      <w:r w:rsidR="0004185D" w:rsidRPr="00F45960">
        <w:rPr>
          <w:noProof/>
        </w:rPr>
        <w:t>ë</w:t>
      </w:r>
      <w:r w:rsidRPr="00F45960">
        <w:rPr>
          <w:noProof/>
        </w:rPr>
        <w:t>t</w:t>
      </w:r>
      <w:r w:rsidR="0004185D" w:rsidRPr="00F45960">
        <w:rPr>
          <w:noProof/>
        </w:rPr>
        <w:t>ë</w:t>
      </w:r>
      <w:r w:rsidRPr="00F45960">
        <w:rPr>
          <w:noProof/>
        </w:rPr>
        <w:t xml:space="preserve"> metod</w:t>
      </w:r>
      <w:r w:rsidR="0004185D" w:rsidRPr="00F45960">
        <w:rPr>
          <w:noProof/>
        </w:rPr>
        <w:t>ë</w:t>
      </w:r>
      <w:r w:rsidRPr="00F45960">
        <w:rPr>
          <w:noProof/>
        </w:rPr>
        <w:t xml:space="preserve"> definohet k</w:t>
      </w:r>
      <w:r w:rsidR="0004185D" w:rsidRPr="00F45960">
        <w:rPr>
          <w:noProof/>
        </w:rPr>
        <w:t>ë</w:t>
      </w:r>
      <w:r w:rsidRPr="00F45960">
        <w:rPr>
          <w:noProof/>
        </w:rPr>
        <w:t>rkesa (ang.</w:t>
      </w:r>
      <w:r w:rsidRPr="00F45960">
        <w:rPr>
          <w:i/>
          <w:iCs/>
          <w:noProof/>
        </w:rPr>
        <w:t xml:space="preserve"> request) </w:t>
      </w:r>
      <w:r w:rsidR="001141CB" w:rsidRPr="00F45960">
        <w:rPr>
          <w:noProof/>
        </w:rPr>
        <w:t>e cila mund</w:t>
      </w:r>
      <w:r w:rsidR="0004185D" w:rsidRPr="00F45960">
        <w:rPr>
          <w:noProof/>
        </w:rPr>
        <w:t>ë</w:t>
      </w:r>
      <w:r w:rsidR="001141CB" w:rsidRPr="00F45960">
        <w:rPr>
          <w:noProof/>
        </w:rPr>
        <w:t>son qasjen n</w:t>
      </w:r>
      <w:r w:rsidR="0004185D" w:rsidRPr="00F45960">
        <w:rPr>
          <w:noProof/>
        </w:rPr>
        <w:t>ë</w:t>
      </w:r>
      <w:r w:rsidR="001141CB" w:rsidRPr="00F45960">
        <w:rPr>
          <w:noProof/>
        </w:rPr>
        <w:t xml:space="preserve"> Steam Public API, kontrollohet se a </w:t>
      </w:r>
      <w:r w:rsidR="0004185D" w:rsidRPr="00F45960">
        <w:rPr>
          <w:noProof/>
        </w:rPr>
        <w:t>ë</w:t>
      </w:r>
      <w:r w:rsidR="001141CB" w:rsidRPr="00F45960">
        <w:rPr>
          <w:noProof/>
        </w:rPr>
        <w:t>sht</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D8469E" w:rsidRPr="00F45960">
        <w:rPr>
          <w:noProof/>
        </w:rPr>
        <w:t>e vlefshme</w:t>
      </w:r>
      <w:r w:rsidR="001141CB" w:rsidRPr="00F45960">
        <w:rPr>
          <w:noProof/>
        </w:rPr>
        <w:t>, dhe n</w:t>
      </w:r>
      <w:r w:rsidR="0004185D" w:rsidRPr="00F45960">
        <w:rPr>
          <w:noProof/>
        </w:rPr>
        <w:t>ë</w:t>
      </w:r>
      <w:r w:rsidR="001141CB" w:rsidRPr="00F45960">
        <w:rPr>
          <w:noProof/>
        </w:rPr>
        <w:t>se po, at</w:t>
      </w:r>
      <w:r w:rsidR="0004185D" w:rsidRPr="00F45960">
        <w:rPr>
          <w:noProof/>
        </w:rPr>
        <w:t>ë</w:t>
      </w:r>
      <w:r w:rsidR="001141CB" w:rsidRPr="00F45960">
        <w:rPr>
          <w:noProof/>
        </w:rPr>
        <w:t>her</w:t>
      </w:r>
      <w:r w:rsidR="0004185D" w:rsidRPr="00F45960">
        <w:rPr>
          <w:noProof/>
        </w:rPr>
        <w:t>ë</w:t>
      </w:r>
      <w:r w:rsidR="001141CB" w:rsidRPr="00F45960">
        <w:rPr>
          <w:noProof/>
        </w:rPr>
        <w:t xml:space="preserve"> kthehet (ang.</w:t>
      </w:r>
      <w:r w:rsidR="001141CB" w:rsidRPr="00F45960">
        <w:rPr>
          <w:i/>
          <w:iCs/>
          <w:noProof/>
        </w:rPr>
        <w:t xml:space="preserve"> returns) </w:t>
      </w:r>
      <w:r w:rsidR="001141CB" w:rsidRPr="00F45960">
        <w:rPr>
          <w:noProof/>
        </w:rPr>
        <w:t>nj</w:t>
      </w:r>
      <w:r w:rsidR="0004185D" w:rsidRPr="00F45960">
        <w:rPr>
          <w:noProof/>
        </w:rPr>
        <w:t>ë</w:t>
      </w:r>
      <w:r w:rsidR="001141CB" w:rsidRPr="00F45960">
        <w:rPr>
          <w:noProof/>
        </w:rPr>
        <w:t xml:space="preserve"> instanc</w:t>
      </w:r>
      <w:r w:rsidR="0004185D" w:rsidRPr="00F45960">
        <w:rPr>
          <w:noProof/>
        </w:rPr>
        <w:t>ë</w:t>
      </w:r>
      <w:r w:rsidR="001141CB" w:rsidRPr="00F45960">
        <w:rPr>
          <w:noProof/>
        </w:rPr>
        <w:t xml:space="preserve"> e re e klas</w:t>
      </w:r>
      <w:r w:rsidR="0004185D" w:rsidRPr="00F45960">
        <w:rPr>
          <w:noProof/>
        </w:rPr>
        <w:t>ë</w:t>
      </w:r>
      <w:r w:rsidR="001141CB" w:rsidRPr="00F45960">
        <w:rPr>
          <w:noProof/>
        </w:rPr>
        <w:t>s Match me t</w:t>
      </w:r>
      <w:r w:rsidR="0004185D" w:rsidRPr="00F45960">
        <w:rPr>
          <w:noProof/>
        </w:rPr>
        <w:t>ë</w:t>
      </w:r>
      <w:r w:rsidR="001141CB" w:rsidRPr="00F45960">
        <w:rPr>
          <w:noProof/>
        </w:rPr>
        <w:t xml:space="preserve"> gjitha atributet e specifikuara sip</w:t>
      </w:r>
      <w:r w:rsidR="0004185D" w:rsidRPr="00F45960">
        <w:rPr>
          <w:noProof/>
        </w:rPr>
        <w:t>ë</w:t>
      </w:r>
      <w:r w:rsidR="001141CB" w:rsidRPr="00F45960">
        <w:rPr>
          <w:noProof/>
        </w:rPr>
        <w:t>r t</w:t>
      </w:r>
      <w:r w:rsidR="0004185D" w:rsidRPr="00F45960">
        <w:rPr>
          <w:noProof/>
        </w:rPr>
        <w:t>ë</w:t>
      </w:r>
      <w:r w:rsidR="001141CB" w:rsidRPr="00F45960">
        <w:rPr>
          <w:noProof/>
        </w:rPr>
        <w:t xml:space="preserve"> marrura nga Json struktura n</w:t>
      </w:r>
      <w:r w:rsidR="0004185D" w:rsidRPr="00F45960">
        <w:rPr>
          <w:noProof/>
        </w:rPr>
        <w:t>ë</w:t>
      </w:r>
      <w:r w:rsidR="001141CB" w:rsidRPr="00F45960">
        <w:rPr>
          <w:noProof/>
        </w:rPr>
        <w:t xml:space="preserve"> t</w:t>
      </w:r>
      <w:r w:rsidR="0004185D" w:rsidRPr="00F45960">
        <w:rPr>
          <w:noProof/>
        </w:rPr>
        <w:t>ë</w:t>
      </w:r>
      <w:r w:rsidR="001141CB" w:rsidRPr="00F45960">
        <w:rPr>
          <w:noProof/>
        </w:rPr>
        <w:t xml:space="preserve"> cil</w:t>
      </w:r>
      <w:r w:rsidR="0004185D" w:rsidRPr="00F45960">
        <w:rPr>
          <w:noProof/>
        </w:rPr>
        <w:t>ë</w:t>
      </w:r>
      <w:r w:rsidR="001141CB" w:rsidRPr="00F45960">
        <w:rPr>
          <w:noProof/>
        </w:rPr>
        <w:t xml:space="preserve">n </w:t>
      </w:r>
      <w:r w:rsidR="0004185D" w:rsidRPr="00F45960">
        <w:rPr>
          <w:noProof/>
        </w:rPr>
        <w:t>ë</w:t>
      </w:r>
      <w:r w:rsidR="001141CB" w:rsidRPr="00F45960">
        <w:rPr>
          <w:noProof/>
        </w:rPr>
        <w:t>sht</w:t>
      </w:r>
      <w:r w:rsidR="0004185D" w:rsidRPr="00F45960">
        <w:rPr>
          <w:noProof/>
        </w:rPr>
        <w:t>ë</w:t>
      </w:r>
      <w:r w:rsidR="001141CB" w:rsidRPr="00F45960">
        <w:rPr>
          <w:noProof/>
        </w:rPr>
        <w:t xml:space="preserve"> b</w:t>
      </w:r>
      <w:r w:rsidR="0004185D" w:rsidRPr="00F45960">
        <w:rPr>
          <w:noProof/>
        </w:rPr>
        <w:t>ë</w:t>
      </w:r>
      <w:r w:rsidR="001141CB" w:rsidRPr="00F45960">
        <w:rPr>
          <w:noProof/>
        </w:rPr>
        <w:t>r</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6A0B5E">
        <w:rPr>
          <w:noProof/>
        </w:rPr>
        <w:t xml:space="preserve">Mundësia për kërkesa na është bërë e mundshme pasi të shtojmë </w:t>
      </w:r>
      <w:r w:rsidR="006A0B5E" w:rsidRPr="006A0B5E">
        <w:rPr>
          <w:i/>
          <w:iCs/>
          <w:noProof/>
          <w:color w:val="C45911" w:themeColor="accent2" w:themeShade="BF"/>
        </w:rPr>
        <w:t>requests</w:t>
      </w:r>
      <w:r w:rsidR="006A0B5E" w:rsidRPr="006A0B5E">
        <w:rPr>
          <w:noProof/>
        </w:rPr>
        <w:t xml:space="preserve"> </w:t>
      </w:r>
      <w:r w:rsidR="006A0B5E">
        <w:rPr>
          <w:noProof/>
        </w:rPr>
        <w:t xml:space="preserve">nga </w:t>
      </w:r>
      <w:r w:rsidR="006A0B5E" w:rsidRPr="006A0B5E">
        <w:rPr>
          <w:i/>
          <w:iCs/>
          <w:noProof/>
          <w:color w:val="C45911" w:themeColor="accent2" w:themeShade="BF"/>
        </w:rPr>
        <w:t>com.lihaoyi</w:t>
      </w:r>
      <w:r w:rsidR="006A0B5E">
        <w:rPr>
          <w:noProof/>
        </w:rPr>
        <w:t xml:space="preserve">, versioni më i ri i së cilës është </w:t>
      </w:r>
      <w:r w:rsidR="006A0B5E" w:rsidRPr="006A0B5E">
        <w:rPr>
          <w:noProof/>
          <w:color w:val="C45911" w:themeColor="accent2" w:themeShade="BF"/>
        </w:rPr>
        <w:t>0.1.8.</w:t>
      </w:r>
    </w:p>
    <w:p w14:paraId="3911C079" w14:textId="257F07A6" w:rsidR="00A1185E" w:rsidRPr="00F45960" w:rsidRDefault="001141CB" w:rsidP="00214ADA">
      <w:r w:rsidRPr="00F45960">
        <w:rPr>
          <w:noProof/>
        </w:rPr>
        <w:t>Ky objekt m</w:t>
      </w:r>
      <w:r w:rsidR="0004185D" w:rsidRPr="00F45960">
        <w:rPr>
          <w:noProof/>
        </w:rPr>
        <w:t>ë</w:t>
      </w:r>
      <w:r w:rsidRPr="00F45960">
        <w:rPr>
          <w:noProof/>
        </w:rPr>
        <w:t xml:space="preserve"> pas shtohet tek sekuenca e quajtur </w:t>
      </w:r>
      <w:r w:rsidRPr="00F45960">
        <w:rPr>
          <w:i/>
          <w:iCs/>
          <w:noProof/>
        </w:rPr>
        <w:t>matches</w:t>
      </w:r>
      <w:r w:rsidRPr="00F45960">
        <w:t xml:space="preserve"> dhe k</w:t>
      </w:r>
      <w:r w:rsidR="0004185D" w:rsidRPr="00F45960">
        <w:t>ë</w:t>
      </w:r>
      <w:r w:rsidRPr="00F45960">
        <w:t>shtu p</w:t>
      </w:r>
      <w:r w:rsidR="0004185D" w:rsidRPr="00F45960">
        <w:t>ë</w:t>
      </w:r>
      <w:r w:rsidRPr="00F45960">
        <w:t>rs</w:t>
      </w:r>
      <w:r w:rsidR="0004185D" w:rsidRPr="00F45960">
        <w:t>ë</w:t>
      </w:r>
      <w:r w:rsidRPr="00F45960">
        <w:t>ritet procesi deri sa t</w:t>
      </w:r>
      <w:r w:rsidR="0004185D" w:rsidRPr="00F45960">
        <w:t>ë</w:t>
      </w:r>
      <w:r w:rsidRPr="00F45960">
        <w:t xml:space="preserve"> formulohet nj</w:t>
      </w:r>
      <w:r w:rsidR="0004185D" w:rsidRPr="00F45960">
        <w:t>ë</w:t>
      </w:r>
      <w:r w:rsidRPr="00F45960">
        <w:t xml:space="preserve"> sekuenc</w:t>
      </w:r>
      <w:r w:rsidR="0004185D" w:rsidRPr="00F45960">
        <w:t>ë</w:t>
      </w:r>
      <w:r w:rsidRPr="00F45960">
        <w:t xml:space="preserve"> me 500.000 t</w:t>
      </w:r>
      <w:r w:rsidR="0004185D" w:rsidRPr="00F45960">
        <w:t>ë</w:t>
      </w:r>
      <w:r w:rsidRPr="00F45960">
        <w:t xml:space="preserve"> dh</w:t>
      </w:r>
      <w:r w:rsidR="0004185D" w:rsidRPr="00F45960">
        <w:t>ë</w:t>
      </w:r>
      <w:r w:rsidRPr="00F45960">
        <w:t>na.</w:t>
      </w:r>
    </w:p>
    <w:p w14:paraId="5A7E47F7" w14:textId="77777777" w:rsidR="006307F1" w:rsidRDefault="00A1185E" w:rsidP="006307F1">
      <w:pPr>
        <w:keepNext/>
      </w:pPr>
      <w:r w:rsidRPr="00F45960">
        <w:rPr>
          <w:noProof/>
          <w:lang w:val="en-US"/>
        </w:rPr>
        <w:lastRenderedPageBreak/>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E10F900" w14:textId="5422CCFC" w:rsidR="00A1185E" w:rsidRDefault="006307F1" w:rsidP="00F31A2C">
      <w:pPr>
        <w:pStyle w:val="Caption"/>
      </w:pPr>
      <w:bookmarkStart w:id="168" w:name="_Ref23845037"/>
      <w:bookmarkStart w:id="169" w:name="_Toc23845930"/>
      <w:r>
        <w:t xml:space="preserve">Figura </w:t>
      </w:r>
      <w:r>
        <w:fldChar w:fldCharType="begin"/>
      </w:r>
      <w:r>
        <w:instrText xml:space="preserve"> SEQ Figura \* ARABIC </w:instrText>
      </w:r>
      <w:r>
        <w:fldChar w:fldCharType="separate"/>
      </w:r>
      <w:r w:rsidR="003541D8">
        <w:rPr>
          <w:noProof/>
        </w:rPr>
        <w:t>25</w:t>
      </w:r>
      <w:r>
        <w:fldChar w:fldCharType="end"/>
      </w:r>
      <w:r>
        <w:t>: Struktura e metod</w:t>
      </w:r>
      <w:r w:rsidRPr="00147931">
        <w:t>ë</w:t>
      </w:r>
      <w:r>
        <w:t>s fetchGames</w:t>
      </w:r>
      <w:bookmarkEnd w:id="168"/>
      <w:bookmarkEnd w:id="169"/>
    </w:p>
    <w:p w14:paraId="561EBA36" w14:textId="77777777" w:rsidR="007A4316" w:rsidRPr="007A4316" w:rsidRDefault="007A4316" w:rsidP="007A4316"/>
    <w:p w14:paraId="3A041959" w14:textId="3DA44954" w:rsidR="000972A0" w:rsidRPr="00F45960" w:rsidRDefault="001141CB" w:rsidP="00214ADA">
      <w:r w:rsidRPr="00F45960">
        <w:t>Pas k</w:t>
      </w:r>
      <w:r w:rsidR="0004185D" w:rsidRPr="00F45960">
        <w:t>ë</w:t>
      </w:r>
      <w:r w:rsidRPr="00F45960">
        <w:t xml:space="preserve">tij procesi, krejt çka mbetet </w:t>
      </w:r>
      <w:r w:rsidR="0004185D" w:rsidRPr="00F45960">
        <w:t>ë</w:t>
      </w:r>
      <w:r w:rsidRPr="00F45960">
        <w:t>sht</w:t>
      </w:r>
      <w:r w:rsidR="0004185D" w:rsidRPr="00F45960">
        <w:t>ë</w:t>
      </w:r>
      <w:r w:rsidRPr="00F45960">
        <w:t xml:space="preserve"> konvertimi n</w:t>
      </w:r>
      <w:r w:rsidR="0004185D" w:rsidRPr="00F45960">
        <w:t>ë</w:t>
      </w:r>
      <w:r w:rsidRPr="00F45960">
        <w:t xml:space="preserve"> nj</w:t>
      </w:r>
      <w:r w:rsidR="0004185D" w:rsidRPr="00F45960">
        <w:t>ë</w:t>
      </w:r>
      <w:r w:rsidRPr="00F45960">
        <w:t xml:space="preserve"> </w:t>
      </w:r>
      <w:r w:rsidRPr="00F45960">
        <w:rPr>
          <w:i/>
          <w:iCs/>
        </w:rPr>
        <w:t xml:space="preserve">Spark Dataframe </w:t>
      </w:r>
      <w:r w:rsidRPr="00F45960">
        <w:t xml:space="preserve">dhe ruajtja e </w:t>
      </w:r>
      <w:r w:rsidR="00DE3593" w:rsidRPr="00F45960">
        <w:t>dosjes</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t</w:t>
      </w:r>
      <w:r w:rsidR="0004185D" w:rsidRPr="00F45960">
        <w:t>ë</w:t>
      </w:r>
      <w:r w:rsidRPr="00F45960">
        <w:t xml:space="preserve"> past</w:t>
      </w:r>
      <w:r w:rsidR="0004185D" w:rsidRPr="00F45960">
        <w:t>ë</w:t>
      </w:r>
      <w:r w:rsidRPr="00F45960">
        <w:t>r (ang.</w:t>
      </w:r>
      <w:r w:rsidRPr="00F45960">
        <w:rPr>
          <w:i/>
          <w:iCs/>
        </w:rPr>
        <w:t xml:space="preserve"> </w:t>
      </w:r>
      <w:r w:rsidR="00DE3593" w:rsidRPr="00F45960">
        <w:rPr>
          <w:i/>
          <w:iCs/>
        </w:rPr>
        <w:t>c</w:t>
      </w:r>
      <w:r w:rsidRPr="00F45960">
        <w:rPr>
          <w:i/>
          <w:iCs/>
        </w:rPr>
        <w:t>leaned</w:t>
      </w:r>
      <w:r w:rsidR="00DE3593" w:rsidRPr="00F45960">
        <w:rPr>
          <w:i/>
          <w:iCs/>
        </w:rPr>
        <w:t>-</w:t>
      </w:r>
      <w:r w:rsidRPr="00F45960">
        <w:rPr>
          <w:i/>
          <w:iCs/>
        </w:rPr>
        <w:t>version)</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lokale</w:t>
      </w:r>
      <w:r w:rsidR="007A4316">
        <w:t xml:space="preserve"> (</w:t>
      </w:r>
      <w:r w:rsidR="007A4316">
        <w:fldChar w:fldCharType="begin"/>
      </w:r>
      <w:r w:rsidR="007A4316">
        <w:instrText xml:space="preserve"> REF _Ref23845052 \h </w:instrText>
      </w:r>
      <w:r w:rsidR="007A4316">
        <w:fldChar w:fldCharType="separate"/>
      </w:r>
      <w:r w:rsidR="007A4316">
        <w:t xml:space="preserve">Figura </w:t>
      </w:r>
      <w:r w:rsidR="007A4316">
        <w:rPr>
          <w:noProof/>
        </w:rPr>
        <w:t>26</w:t>
      </w:r>
      <w:r w:rsidR="007A4316">
        <w:t>: Konvertimi dhe ruajtja e data setit n</w:t>
      </w:r>
      <w:r w:rsidR="007A4316" w:rsidRPr="009C466A">
        <w:t>ë</w:t>
      </w:r>
      <w:r w:rsidR="007A4316">
        <w:t xml:space="preserve"> makin</w:t>
      </w:r>
      <w:r w:rsidR="007A4316" w:rsidRPr="009C466A">
        <w:t>ë</w:t>
      </w:r>
      <w:r w:rsidR="007A4316">
        <w:t>n lokale</w:t>
      </w:r>
      <w:r w:rsidR="007A4316">
        <w:fldChar w:fldCharType="end"/>
      </w:r>
      <w:r w:rsidR="007A4316">
        <w:t>)</w:t>
      </w:r>
      <w:r w:rsidRPr="00F45960">
        <w:t>.</w:t>
      </w:r>
    </w:p>
    <w:p w14:paraId="574D6238" w14:textId="77777777" w:rsidR="006307F1" w:rsidRDefault="001141CB" w:rsidP="006307F1">
      <w:pPr>
        <w:keepNext/>
      </w:pPr>
      <w:r w:rsidRPr="00F45960">
        <w:rPr>
          <w:noProof/>
          <w:lang w:val="en-US"/>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27A1EFD" w14:textId="629E0157" w:rsidR="001141CB" w:rsidRDefault="006307F1" w:rsidP="00F31A2C">
      <w:pPr>
        <w:pStyle w:val="Caption"/>
      </w:pPr>
      <w:bookmarkStart w:id="170" w:name="_Ref23845052"/>
      <w:bookmarkStart w:id="171" w:name="_Toc23845931"/>
      <w:r>
        <w:t xml:space="preserve">Figura </w:t>
      </w:r>
      <w:r>
        <w:fldChar w:fldCharType="begin"/>
      </w:r>
      <w:r>
        <w:instrText xml:space="preserve"> SEQ Figura \* ARABIC </w:instrText>
      </w:r>
      <w:r>
        <w:fldChar w:fldCharType="separate"/>
      </w:r>
      <w:r w:rsidR="003541D8">
        <w:rPr>
          <w:noProof/>
        </w:rPr>
        <w:t>26</w:t>
      </w:r>
      <w:r>
        <w:fldChar w:fldCharType="end"/>
      </w:r>
      <w:r>
        <w:t>: Konvertimi dhe ruajtja e data setit n</w:t>
      </w:r>
      <w:r w:rsidRPr="009C466A">
        <w:t>ë</w:t>
      </w:r>
      <w:r>
        <w:t xml:space="preserve"> makin</w:t>
      </w:r>
      <w:r w:rsidRPr="009C466A">
        <w:t>ë</w:t>
      </w:r>
      <w:r>
        <w:t>n lokale</w:t>
      </w:r>
      <w:bookmarkEnd w:id="170"/>
      <w:bookmarkEnd w:id="171"/>
    </w:p>
    <w:p w14:paraId="62A66109" w14:textId="77777777" w:rsidR="007A4316" w:rsidRPr="007A4316" w:rsidRDefault="007A4316" w:rsidP="007A4316"/>
    <w:p w14:paraId="53DC0A5C" w14:textId="3C133D45" w:rsidR="00A1185E" w:rsidRPr="00F45960" w:rsidRDefault="00AF43EA" w:rsidP="00214ADA">
      <w:r w:rsidRPr="00F45960">
        <w:t>Ku krijohet nj</w:t>
      </w:r>
      <w:r w:rsidR="0004185D" w:rsidRPr="00F45960">
        <w:t>ë</w:t>
      </w:r>
      <w:r w:rsidRPr="00F45960">
        <w:t xml:space="preserve"> </w:t>
      </w:r>
      <w:r w:rsidR="00DE3593" w:rsidRPr="00F45960">
        <w:t>dosje</w:t>
      </w:r>
      <w:r w:rsidRPr="00F45960">
        <w:t xml:space="preserve"> </w:t>
      </w:r>
      <w:r w:rsidR="00DE3593" w:rsidRPr="00F45960">
        <w:t>e</w:t>
      </w:r>
      <w:r w:rsidRPr="00F45960">
        <w:t xml:space="preserve"> r</w:t>
      </w:r>
      <w:r w:rsidR="00DE3593" w:rsidRPr="00F45960">
        <w:t>e</w:t>
      </w:r>
      <w:r w:rsidRPr="00F45960">
        <w:t xml:space="preserve"> n</w:t>
      </w:r>
      <w:r w:rsidR="0004185D" w:rsidRPr="00F45960">
        <w:t>ë</w:t>
      </w:r>
      <w:r w:rsidRPr="00F45960">
        <w:t xml:space="preserve"> shtegun (ang.</w:t>
      </w:r>
      <w:r w:rsidRPr="00F45960">
        <w:rPr>
          <w:i/>
          <w:iCs/>
        </w:rPr>
        <w:t xml:space="preserve"> path) </w:t>
      </w:r>
      <w:r w:rsidRPr="00F45960">
        <w:t>p</w:t>
      </w:r>
      <w:r w:rsidR="0004185D" w:rsidRPr="00F45960">
        <w:t>ë</w:t>
      </w:r>
      <w:r w:rsidRPr="00F45960">
        <w:t>rkat</w:t>
      </w:r>
      <w:r w:rsidR="0004185D" w:rsidRPr="00F45960">
        <w:t>ë</w:t>
      </w:r>
      <w:r w:rsidRPr="00F45960">
        <w:t xml:space="preserve">s, i cili </w:t>
      </w:r>
      <w:r w:rsidR="0004185D" w:rsidRPr="00F45960">
        <w:t>ë</w:t>
      </w:r>
      <w:r w:rsidRPr="00F45960">
        <w:t>sht</w:t>
      </w:r>
      <w:r w:rsidR="0004185D" w:rsidRPr="00F45960">
        <w:t>ë</w:t>
      </w:r>
      <w:r w:rsidRPr="00F45960">
        <w:t xml:space="preserve"> definuar </w:t>
      </w:r>
      <w:r w:rsidR="00DE3593" w:rsidRPr="00F45960">
        <w:t>po ashtu</w:t>
      </w:r>
      <w:r w:rsidRPr="00F45960">
        <w:t xml:space="preserve"> n</w:t>
      </w:r>
      <w:r w:rsidR="0004185D" w:rsidRPr="00F45960">
        <w:t>ë</w:t>
      </w:r>
      <w:r w:rsidRPr="00F45960">
        <w:t>p</w:t>
      </w:r>
      <w:r w:rsidR="0004185D" w:rsidRPr="00F45960">
        <w:t>ë</w:t>
      </w:r>
      <w:r w:rsidRPr="00F45960">
        <w:t xml:space="preserve">rmjet </w:t>
      </w:r>
      <w:r w:rsidRPr="00F45960">
        <w:rPr>
          <w:i/>
          <w:iCs/>
        </w:rPr>
        <w:t>IntelliJ</w:t>
      </w:r>
      <w:r w:rsidR="00DE3593" w:rsidRPr="00F45960">
        <w:rPr>
          <w:i/>
          <w:iCs/>
        </w:rPr>
        <w:t xml:space="preserve"> -</w:t>
      </w:r>
      <w:r w:rsidRPr="00F45960">
        <w:rPr>
          <w:i/>
          <w:iCs/>
        </w:rPr>
        <w:t xml:space="preserve"> </w:t>
      </w:r>
      <w:r w:rsidR="00DE3593" w:rsidRPr="00F45960">
        <w:t>v</w:t>
      </w:r>
      <w:r w:rsidRPr="00F45960">
        <w:t xml:space="preserve">ariablat e </w:t>
      </w:r>
      <w:r w:rsidR="00DE3593" w:rsidRPr="00F45960">
        <w:t>m</w:t>
      </w:r>
      <w:r w:rsidRPr="00F45960">
        <w:t>jedisit (ang.</w:t>
      </w:r>
      <w:r w:rsidRPr="00F45960">
        <w:rPr>
          <w:i/>
          <w:iCs/>
        </w:rPr>
        <w:t xml:space="preserve"> </w:t>
      </w:r>
      <w:r w:rsidR="00DE3593" w:rsidRPr="00F45960">
        <w:rPr>
          <w:i/>
          <w:iCs/>
        </w:rPr>
        <w:t>e</w:t>
      </w:r>
      <w:r w:rsidRPr="00F45960">
        <w:rPr>
          <w:i/>
          <w:iCs/>
        </w:rPr>
        <w:t xml:space="preserve">nvironment </w:t>
      </w:r>
      <w:r w:rsidR="00DE3593" w:rsidRPr="00F45960">
        <w:rPr>
          <w:i/>
          <w:iCs/>
        </w:rPr>
        <w:t>v</w:t>
      </w:r>
      <w:r w:rsidRPr="00F45960">
        <w:rPr>
          <w:i/>
          <w:iCs/>
        </w:rPr>
        <w:t>ariable)</w:t>
      </w:r>
      <w:r w:rsidRPr="00F45960">
        <w:t>. Ky</w:t>
      </w:r>
      <w:r w:rsidR="00DE3593" w:rsidRPr="00F45960">
        <w:t xml:space="preserve"> përcaktim</w:t>
      </w:r>
      <w:r w:rsidRPr="00F45960">
        <w:t xml:space="preserve"> leht</w:t>
      </w:r>
      <w:r w:rsidR="0004185D" w:rsidRPr="00F45960">
        <w:t>ë</w:t>
      </w:r>
      <w:r w:rsidRPr="00F45960">
        <w:t>son pun</w:t>
      </w:r>
      <w:r w:rsidR="0004185D" w:rsidRPr="00F45960">
        <w:t>ë</w:t>
      </w:r>
      <w:r w:rsidRPr="00F45960">
        <w:t>n n</w:t>
      </w:r>
      <w:r w:rsidR="0004185D" w:rsidRPr="00F45960">
        <w:t>ë</w:t>
      </w:r>
      <w:r w:rsidRPr="00F45960">
        <w:t xml:space="preserve"> grup, ku ekipi punues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ndryshoj</w:t>
      </w:r>
      <w:r w:rsidR="0004185D" w:rsidRPr="00F45960">
        <w:t>ë</w:t>
      </w:r>
      <w:r w:rsidRPr="00F45960">
        <w:t xml:space="preserve"> vlerat e variablave statike n</w:t>
      </w:r>
      <w:r w:rsidR="0004185D" w:rsidRPr="00F45960">
        <w:t>ë</w:t>
      </w:r>
      <w:r w:rsidRPr="00F45960">
        <w:t xml:space="preserve"> mjedisin lokal, ndryshon vet</w:t>
      </w:r>
      <w:r w:rsidR="0004185D" w:rsidRPr="00F45960">
        <w:t>ë</w:t>
      </w:r>
      <w:r w:rsidRPr="00F45960">
        <w:t>m variablat e mjedisit.</w:t>
      </w:r>
    </w:p>
    <w:p w14:paraId="7D9F7A70" w14:textId="03E4AB66" w:rsidR="00AF43EA" w:rsidRPr="00F45960" w:rsidRDefault="00AF43EA" w:rsidP="00214ADA">
      <w:r w:rsidRPr="00F45960">
        <w:t>Pra, aktualisht kemi n</w:t>
      </w:r>
      <w:r w:rsidR="0004185D" w:rsidRPr="00F45960">
        <w:t>ë</w:t>
      </w:r>
      <w:r w:rsidRPr="00F45960">
        <w:t xml:space="preserve"> makin</w:t>
      </w:r>
      <w:r w:rsidR="0004185D" w:rsidRPr="00F45960">
        <w:t>ë</w:t>
      </w:r>
      <w:r w:rsidRPr="00F45960">
        <w:t>n ton</w:t>
      </w:r>
      <w:r w:rsidR="0004185D" w:rsidRPr="00F45960">
        <w:t>ë</w:t>
      </w:r>
      <w:r w:rsidRPr="00F45960">
        <w:t xml:space="preserve"> lokale nj</w:t>
      </w:r>
      <w:r w:rsidR="0004185D" w:rsidRPr="00F45960">
        <w:t>ë</w:t>
      </w:r>
      <w:r w:rsidRPr="00F45960">
        <w:t xml:space="preserve"> </w:t>
      </w:r>
      <w:r w:rsidRPr="00F45960">
        <w:rPr>
          <w:i/>
          <w:iCs/>
        </w:rPr>
        <w:t>data</w:t>
      </w:r>
      <w:r w:rsidR="00DE3593" w:rsidRPr="00F45960">
        <w:rPr>
          <w:i/>
          <w:iCs/>
        </w:rPr>
        <w:t xml:space="preserve"> </w:t>
      </w:r>
      <w:r w:rsidRPr="00F45960">
        <w:rPr>
          <w:i/>
          <w:iCs/>
        </w:rPr>
        <w:t xml:space="preserve">set </w:t>
      </w:r>
      <w:r w:rsidRPr="00F45960">
        <w:t>t</w:t>
      </w:r>
      <w:r w:rsidR="0004185D" w:rsidRPr="00F45960">
        <w:t>ë</w:t>
      </w:r>
      <w:r w:rsidRPr="00F45960">
        <w:t xml:space="preserve"> gatsh</w:t>
      </w:r>
      <w:r w:rsidR="0004185D" w:rsidRPr="00F45960">
        <w:t>ë</w:t>
      </w:r>
      <w:r w:rsidRPr="00F45960">
        <w:t>m dhe t</w:t>
      </w:r>
      <w:r w:rsidR="0004185D" w:rsidRPr="00F45960">
        <w:t>ë</w:t>
      </w:r>
      <w:r w:rsidRPr="00F45960">
        <w:t xml:space="preserve"> past</w:t>
      </w:r>
      <w:r w:rsidR="0004185D" w:rsidRPr="00F45960">
        <w:t>ë</w:t>
      </w:r>
      <w:r w:rsidRPr="00F45960">
        <w:t>r, n</w:t>
      </w:r>
      <w:r w:rsidR="0004185D" w:rsidRPr="00F45960">
        <w:t>ë</w:t>
      </w:r>
      <w:r w:rsidRPr="00F45960">
        <w:t xml:space="preserve"> t</w:t>
      </w:r>
      <w:r w:rsidR="0004185D" w:rsidRPr="00F45960">
        <w:t>ë</w:t>
      </w:r>
      <w:r w:rsidRPr="00F45960">
        <w:t xml:space="preserve"> cilin mund t</w:t>
      </w:r>
      <w:r w:rsidR="0004185D" w:rsidRPr="00F45960">
        <w:t>ë</w:t>
      </w:r>
      <w:r w:rsidRPr="00F45960">
        <w:t xml:space="preserve"> aplikojm</w:t>
      </w:r>
      <w:r w:rsidR="0004185D" w:rsidRPr="00F45960">
        <w:t>ë</w:t>
      </w:r>
      <w:r w:rsidRPr="00F45960">
        <w:t xml:space="preserve"> metrika t</w:t>
      </w:r>
      <w:r w:rsidR="0004185D" w:rsidRPr="00F45960">
        <w:t>ë</w:t>
      </w:r>
      <w:r w:rsidRPr="00F45960">
        <w:t xml:space="preserve"> ndryshme e edhe algoritme t</w:t>
      </w:r>
      <w:r w:rsidR="0004185D" w:rsidRPr="00F45960">
        <w:t>ë</w:t>
      </w:r>
      <w:r w:rsidRPr="00F45960">
        <w:t xml:space="preserve"> mençura. Nj</w:t>
      </w:r>
      <w:r w:rsidR="0004185D" w:rsidRPr="00F45960">
        <w:t>ë</w:t>
      </w:r>
      <w:r w:rsidRPr="00F45960">
        <w:t xml:space="preserve"> most</w:t>
      </w:r>
      <w:r w:rsidR="0004185D" w:rsidRPr="00F45960">
        <w:t>ë</w:t>
      </w:r>
      <w:r w:rsidRPr="00F45960">
        <w:t>r e marrjes dhe analizimit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w:t>
      </w:r>
      <w:r w:rsidR="009673E4">
        <w:t>duket si më poshtë (</w:t>
      </w:r>
      <w:r w:rsidR="00CC1A09">
        <w:fldChar w:fldCharType="begin"/>
      </w:r>
      <w:r w:rsidR="00CC1A09">
        <w:instrText xml:space="preserve"> REF _Ref23845221 \h </w:instrText>
      </w:r>
      <w:r w:rsidR="00CC1A09">
        <w:fldChar w:fldCharType="separate"/>
      </w:r>
      <w:r w:rsidR="00CC1A09">
        <w:t xml:space="preserve">Figura </w:t>
      </w:r>
      <w:r w:rsidR="00CC1A09">
        <w:rPr>
          <w:noProof/>
        </w:rPr>
        <w:t>27</w:t>
      </w:r>
      <w:r w:rsidR="00CC1A09">
        <w:t>: Pamja e marrjes s</w:t>
      </w:r>
      <w:r w:rsidR="00CC1A09" w:rsidRPr="00D416D4">
        <w:t>ë</w:t>
      </w:r>
      <w:r w:rsidR="00CC1A09">
        <w:t xml:space="preserve"> t</w:t>
      </w:r>
      <w:r w:rsidR="00CC1A09" w:rsidRPr="00D416D4">
        <w:t>ë</w:t>
      </w:r>
      <w:r w:rsidR="00CC1A09">
        <w:t xml:space="preserve"> dh</w:t>
      </w:r>
      <w:r w:rsidR="00CC1A09" w:rsidRPr="00D416D4">
        <w:t>ë</w:t>
      </w:r>
      <w:r w:rsidR="00CC1A09">
        <w:t>nave</w:t>
      </w:r>
      <w:r w:rsidR="00CC1A09">
        <w:fldChar w:fldCharType="end"/>
      </w:r>
      <w:r w:rsidR="009673E4">
        <w:t xml:space="preserve">). </w:t>
      </w:r>
    </w:p>
    <w:p w14:paraId="6001AF5A" w14:textId="0DE8DFA1" w:rsidR="006307F1" w:rsidRDefault="00AF43EA" w:rsidP="006307F1">
      <w:pPr>
        <w:keepNext/>
      </w:pPr>
      <w:r w:rsidRPr="00F45960">
        <w:rPr>
          <w:noProof/>
          <w:lang w:val="en-US"/>
        </w:rPr>
        <w:lastRenderedPageBreak/>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1E5D948A" w14:textId="3055EC9C" w:rsidR="008339C1" w:rsidRPr="00F31A2C" w:rsidRDefault="006307F1" w:rsidP="00F31A2C">
      <w:pPr>
        <w:pStyle w:val="Caption"/>
      </w:pPr>
      <w:bookmarkStart w:id="172" w:name="_Ref23845221"/>
      <w:bookmarkStart w:id="173" w:name="_Toc23845932"/>
      <w:r w:rsidRPr="00F31A2C">
        <w:t xml:space="preserve">Figura </w:t>
      </w:r>
      <w:r w:rsidRPr="00F31A2C">
        <w:fldChar w:fldCharType="begin"/>
      </w:r>
      <w:r w:rsidRPr="00F31A2C">
        <w:instrText xml:space="preserve"> SEQ Figura \* ARABIC </w:instrText>
      </w:r>
      <w:r w:rsidRPr="00F31A2C">
        <w:fldChar w:fldCharType="separate"/>
      </w:r>
      <w:r w:rsidR="003541D8" w:rsidRPr="00F31A2C">
        <w:t>27</w:t>
      </w:r>
      <w:r w:rsidRPr="00F31A2C">
        <w:fldChar w:fldCharType="end"/>
      </w:r>
      <w:r w:rsidRPr="00F31A2C">
        <w:t>: Pamja e marrjes së të dhënave</w:t>
      </w:r>
      <w:bookmarkEnd w:id="172"/>
      <w:bookmarkEnd w:id="173"/>
    </w:p>
    <w:p w14:paraId="6B62E98C" w14:textId="77777777" w:rsidR="00CC1A09" w:rsidRPr="00CC1A09" w:rsidRDefault="00CC1A09" w:rsidP="00CC1A09"/>
    <w:p w14:paraId="6B22A39C" w14:textId="1495B55F" w:rsidR="00B3045A" w:rsidRPr="00F45960" w:rsidRDefault="00B3045A" w:rsidP="00B3045A">
      <w:pPr>
        <w:pStyle w:val="Heading2"/>
      </w:pPr>
      <w:bookmarkStart w:id="174" w:name="_Toc23844148"/>
      <w:r w:rsidRPr="00F45960">
        <w:t>Klasifikimi në Scala</w:t>
      </w:r>
      <w:bookmarkEnd w:id="174"/>
    </w:p>
    <w:p w14:paraId="47FD51AF" w14:textId="39F2D889" w:rsidR="00AF43EA" w:rsidRPr="00F45960" w:rsidRDefault="00715823" w:rsidP="00715823">
      <w:r w:rsidRPr="00F45960">
        <w:t>Me krijimin e data</w:t>
      </w:r>
      <w:r w:rsidR="003E2987" w:rsidRPr="00F45960">
        <w:t xml:space="preserve"> </w:t>
      </w:r>
      <w:r w:rsidRPr="00F45960">
        <w:t>setit, ne tashm</w:t>
      </w:r>
      <w:r w:rsidR="0004185D" w:rsidRPr="00F45960">
        <w:t>ë</w:t>
      </w:r>
      <w:r w:rsidRPr="00F45960">
        <w:t xml:space="preserve"> jemi ne gjendje t</w:t>
      </w:r>
      <w:r w:rsidR="0004185D" w:rsidRPr="00F45960">
        <w:t>ë</w:t>
      </w:r>
      <w:r w:rsidRPr="00F45960">
        <w:t xml:space="preserve"> b</w:t>
      </w:r>
      <w:r w:rsidR="0004185D" w:rsidRPr="00F45960">
        <w:t>ë</w:t>
      </w:r>
      <w:r w:rsidRPr="00F45960">
        <w:t>jm</w:t>
      </w:r>
      <w:r w:rsidR="0004185D" w:rsidRPr="00F45960">
        <w:t>ë</w:t>
      </w:r>
      <w:r w:rsidRPr="00F45960">
        <w:t xml:space="preserve"> nj</w:t>
      </w:r>
      <w:r w:rsidR="0004185D" w:rsidRPr="00F45960">
        <w:t>ë</w:t>
      </w:r>
      <w:r w:rsidRPr="00F45960">
        <w:t xml:space="preserve"> predikim n</w:t>
      </w:r>
      <w:r w:rsidR="0004185D" w:rsidRPr="00F45960">
        <w:t>ë</w:t>
      </w:r>
      <w:r w:rsidRPr="00F45960">
        <w:t xml:space="preserve"> atributin </w:t>
      </w:r>
      <w:r w:rsidRPr="00F45960">
        <w:rPr>
          <w:i/>
          <w:iCs/>
        </w:rPr>
        <w:t>radiant_</w:t>
      </w:r>
      <w:r w:rsidR="00287AC8" w:rsidRPr="00F45960">
        <w:rPr>
          <w:i/>
          <w:iCs/>
        </w:rPr>
        <w:t>w</w:t>
      </w:r>
      <w:r w:rsidRPr="00F45960">
        <w:rPr>
          <w:i/>
          <w:iCs/>
        </w:rPr>
        <w:t>in</w:t>
      </w:r>
      <w:r w:rsidRPr="00F45960">
        <w:t>.</w:t>
      </w:r>
    </w:p>
    <w:p w14:paraId="4D1B7FC7" w14:textId="6A981306" w:rsidR="00715823" w:rsidRPr="00F45960" w:rsidRDefault="00715823" w:rsidP="00715823">
      <w:r w:rsidRPr="00F45960">
        <w:t>Si hap i par</w:t>
      </w:r>
      <w:r w:rsidR="0004185D" w:rsidRPr="00F45960">
        <w:t>ë</w:t>
      </w:r>
      <w:r w:rsidRPr="00F45960">
        <w:t>, normalisht q</w:t>
      </w:r>
      <w:r w:rsidR="0004185D" w:rsidRPr="00F45960">
        <w:t>ë</w:t>
      </w:r>
      <w:r w:rsidRPr="00F45960">
        <w:t xml:space="preserve"> importohet data</w:t>
      </w:r>
      <w:r w:rsidR="00BC5F9B" w:rsidRPr="00F45960">
        <w:t xml:space="preserve"> </w:t>
      </w:r>
      <w:r w:rsidRPr="00F45960">
        <w:t>seti</w:t>
      </w:r>
      <w:r w:rsidRPr="00F45960">
        <w:rPr>
          <w:i/>
          <w:iCs/>
        </w:rPr>
        <w:t xml:space="preserve"> </w:t>
      </w:r>
      <w:r w:rsidRPr="00F45960">
        <w:t>n</w:t>
      </w:r>
      <w:r w:rsidR="0004185D" w:rsidRPr="00F45960">
        <w:t>ë</w:t>
      </w:r>
      <w:r w:rsidRPr="00F45960">
        <w:t>p</w:t>
      </w:r>
      <w:r w:rsidR="0004185D" w:rsidRPr="00F45960">
        <w:t>ë</w:t>
      </w:r>
      <w:r w:rsidRPr="00F45960">
        <w:t>rmjet libraris</w:t>
      </w:r>
      <w:r w:rsidR="0004185D" w:rsidRPr="00F45960">
        <w:t>ë</w:t>
      </w:r>
      <w:r w:rsidRPr="00F45960">
        <w:t xml:space="preserve"> Spark</w:t>
      </w:r>
      <w:r w:rsidR="00F31A2C">
        <w:t xml:space="preserve"> (</w:t>
      </w:r>
      <w:r w:rsidR="00F31A2C">
        <w:fldChar w:fldCharType="begin"/>
      </w:r>
      <w:r w:rsidR="00F31A2C">
        <w:instrText xml:space="preserve"> REF _Ref23845266 \h </w:instrText>
      </w:r>
      <w:r w:rsidR="00F31A2C">
        <w:fldChar w:fldCharType="separate"/>
      </w:r>
      <w:r w:rsidR="00F31A2C">
        <w:t xml:space="preserve">Figura </w:t>
      </w:r>
      <w:r w:rsidR="00F31A2C">
        <w:rPr>
          <w:noProof/>
        </w:rPr>
        <w:t>28</w:t>
      </w:r>
      <w:r w:rsidR="00F31A2C">
        <w:t>: Leximi i data setit t</w:t>
      </w:r>
      <w:r w:rsidR="00F31A2C" w:rsidRPr="00A17539">
        <w:t>ë</w:t>
      </w:r>
      <w:r w:rsidR="00F31A2C">
        <w:t xml:space="preserve"> krijuar</w:t>
      </w:r>
      <w:r w:rsidR="00F31A2C">
        <w:fldChar w:fldCharType="end"/>
      </w:r>
      <w:r w:rsidR="00F31A2C">
        <w:t>)</w:t>
      </w:r>
      <w:r w:rsidRPr="00F45960">
        <w:t xml:space="preserve">. </w:t>
      </w:r>
    </w:p>
    <w:p w14:paraId="08E2D1D1" w14:textId="77777777" w:rsidR="006307F1" w:rsidRDefault="00715823" w:rsidP="006307F1">
      <w:pPr>
        <w:keepNext/>
      </w:pPr>
      <w:r w:rsidRPr="00F45960">
        <w:rPr>
          <w:noProof/>
          <w:lang w:val="en-US"/>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F62D41D" w14:textId="5463B9AF" w:rsidR="00715823" w:rsidRDefault="006307F1" w:rsidP="00F31A2C">
      <w:pPr>
        <w:pStyle w:val="Caption"/>
      </w:pPr>
      <w:bookmarkStart w:id="175" w:name="_Ref23845266"/>
      <w:bookmarkStart w:id="176" w:name="_Toc23845933"/>
      <w:r>
        <w:t xml:space="preserve">Figura </w:t>
      </w:r>
      <w:r>
        <w:fldChar w:fldCharType="begin"/>
      </w:r>
      <w:r>
        <w:instrText xml:space="preserve"> SEQ Figura \* ARABIC </w:instrText>
      </w:r>
      <w:r>
        <w:fldChar w:fldCharType="separate"/>
      </w:r>
      <w:r w:rsidR="003541D8">
        <w:rPr>
          <w:noProof/>
        </w:rPr>
        <w:t>28</w:t>
      </w:r>
      <w:r>
        <w:fldChar w:fldCharType="end"/>
      </w:r>
      <w:r>
        <w:t>: Leximi i data setit t</w:t>
      </w:r>
      <w:r w:rsidRPr="00A17539">
        <w:t>ë</w:t>
      </w:r>
      <w:r>
        <w:t xml:space="preserve"> krijuar</w:t>
      </w:r>
      <w:bookmarkEnd w:id="175"/>
      <w:bookmarkEnd w:id="176"/>
    </w:p>
    <w:p w14:paraId="10D741F9" w14:textId="77777777" w:rsidR="00F31A2C" w:rsidRPr="00F31A2C" w:rsidRDefault="00F31A2C" w:rsidP="00F31A2C"/>
    <w:p w14:paraId="66CF8432" w14:textId="63C64331" w:rsidR="00715823" w:rsidRPr="00F45960" w:rsidRDefault="00715823" w:rsidP="00715823">
      <w:r w:rsidRPr="00F45960">
        <w:t>M</w:t>
      </w:r>
      <w:r w:rsidR="0004185D" w:rsidRPr="00F45960">
        <w:t>ë</w:t>
      </w:r>
      <w:r w:rsidRPr="00F45960">
        <w:t xml:space="preserve"> pas duhet riem</w:t>
      </w:r>
      <w:r w:rsidR="0004185D" w:rsidRPr="00F45960">
        <w:t>ë</w:t>
      </w:r>
      <w:r w:rsidRPr="00F45960">
        <w:t xml:space="preserve">ruar atributi </w:t>
      </w:r>
      <w:r w:rsidRPr="00F45960">
        <w:rPr>
          <w:i/>
          <w:iCs/>
        </w:rPr>
        <w:t>radiant_</w:t>
      </w:r>
      <w:r w:rsidR="00D15FFC" w:rsidRPr="00F45960">
        <w:rPr>
          <w:i/>
          <w:iCs/>
        </w:rPr>
        <w:t>w</w:t>
      </w:r>
      <w:r w:rsidRPr="00F45960">
        <w:rPr>
          <w:i/>
          <w:iCs/>
        </w:rPr>
        <w:t xml:space="preserve">in </w:t>
      </w:r>
      <w:r w:rsidRPr="00F45960">
        <w:t>n</w:t>
      </w:r>
      <w:r w:rsidR="0004185D" w:rsidRPr="00F45960">
        <w:t>ë</w:t>
      </w:r>
      <w:r w:rsidRPr="00F45960">
        <w:t xml:space="preserve"> etiket</w:t>
      </w:r>
      <w:r w:rsidR="0004185D" w:rsidRPr="00F45960">
        <w:t>ë</w:t>
      </w:r>
      <w:r w:rsidRPr="00F45960">
        <w:t xml:space="preserve"> (ang.</w:t>
      </w:r>
      <w:r w:rsidRPr="00F45960">
        <w:rPr>
          <w:i/>
          <w:iCs/>
        </w:rPr>
        <w:t xml:space="preserve"> label) </w:t>
      </w:r>
      <w:r w:rsidRPr="00F45960">
        <w:t>pasi m</w:t>
      </w:r>
      <w:r w:rsidR="0004185D" w:rsidRPr="00F45960">
        <w:t>ë</w:t>
      </w:r>
      <w:r w:rsidRPr="00F45960">
        <w:t xml:space="preserve">nyra se si </w:t>
      </w:r>
      <w:r w:rsidR="00FC2C18" w:rsidRPr="00F45960">
        <w:t>algoritmi</w:t>
      </w:r>
      <w:r w:rsidRPr="00F45960">
        <w:t xml:space="preserve"> funksionon </w:t>
      </w:r>
      <w:r w:rsidR="00CA146D" w:rsidRPr="00F45960">
        <w:t>ë</w:t>
      </w:r>
      <w:r w:rsidR="00717169" w:rsidRPr="00F45960">
        <w:t>sht</w:t>
      </w:r>
      <w:r w:rsidR="00CA146D" w:rsidRPr="00F45960">
        <w:t>ë</w:t>
      </w:r>
      <w:r w:rsidR="00717169" w:rsidRPr="00F45960">
        <w:t xml:space="preserve"> </w:t>
      </w:r>
      <w:r w:rsidRPr="00F45960">
        <w:t>ashtu q</w:t>
      </w:r>
      <w:r w:rsidR="0004185D" w:rsidRPr="00F45960">
        <w:t>ë</w:t>
      </w:r>
      <w:r w:rsidRPr="00F45960">
        <w:t xml:space="preserve"> si hyrje duhet t</w:t>
      </w:r>
      <w:r w:rsidR="0004185D" w:rsidRPr="00F45960">
        <w:t>ë</w:t>
      </w:r>
      <w:r w:rsidRPr="00F45960">
        <w:t xml:space="preserve"> ket</w:t>
      </w:r>
      <w:r w:rsidR="0004185D" w:rsidRPr="00F45960">
        <w:t>ë</w:t>
      </w:r>
      <w:r w:rsidRPr="00F45960">
        <w:t xml:space="preserve"> nj</w:t>
      </w:r>
      <w:r w:rsidR="0004185D" w:rsidRPr="00F45960">
        <w:t>ë</w:t>
      </w:r>
      <w:r w:rsidRPr="00F45960">
        <w:t xml:space="preserve"> atribut t</w:t>
      </w:r>
      <w:r w:rsidR="0004185D" w:rsidRPr="00F45960">
        <w:t>ë</w:t>
      </w:r>
      <w:r w:rsidRPr="00F45960">
        <w:t xml:space="preserve"> vet</w:t>
      </w:r>
      <w:r w:rsidR="0004185D" w:rsidRPr="00F45960">
        <w:t>ë</w:t>
      </w:r>
      <w:r w:rsidRPr="00F45960">
        <w:t>m, t</w:t>
      </w:r>
      <w:r w:rsidR="0004185D" w:rsidRPr="00F45960">
        <w:t>ë</w:t>
      </w:r>
      <w:r w:rsidRPr="00F45960">
        <w:t xml:space="preserve"> quajtur cil</w:t>
      </w:r>
      <w:r w:rsidR="0004185D" w:rsidRPr="00F45960">
        <w:t>ë</w:t>
      </w:r>
      <w:r w:rsidRPr="00F45960">
        <w:t>sit</w:t>
      </w:r>
      <w:r w:rsidR="0004185D" w:rsidRPr="00F45960">
        <w:t>ë</w:t>
      </w:r>
      <w:r w:rsidRPr="00F45960">
        <w:t xml:space="preserve"> (ang.</w:t>
      </w:r>
      <w:r w:rsidRPr="00F45960">
        <w:rPr>
          <w:i/>
          <w:iCs/>
        </w:rPr>
        <w:t xml:space="preserve"> features) </w:t>
      </w:r>
      <w:r w:rsidRPr="00F45960">
        <w:t>kurse atributi q</w:t>
      </w:r>
      <w:r w:rsidR="0004185D" w:rsidRPr="00F45960">
        <w:t>ë</w:t>
      </w:r>
      <w:r w:rsidRPr="00F45960">
        <w:t xml:space="preserve"> predikohet duhet quajtur </w:t>
      </w:r>
      <w:r w:rsidRPr="00F45960">
        <w:rPr>
          <w:i/>
          <w:iCs/>
        </w:rPr>
        <w:t>label</w:t>
      </w:r>
      <w:r w:rsidRPr="00F45960">
        <w:t xml:space="preserve">. </w:t>
      </w:r>
    </w:p>
    <w:p w14:paraId="0CB81957" w14:textId="281DBDEB" w:rsidR="002917E7" w:rsidRPr="00F45960" w:rsidRDefault="00715823" w:rsidP="002917E7">
      <w:r w:rsidRPr="00F45960">
        <w:t>P</w:t>
      </w:r>
      <w:r w:rsidR="0004185D" w:rsidRPr="00F45960">
        <w:t>ë</w:t>
      </w:r>
      <w:r w:rsidRPr="00F45960">
        <w:t>rveç k</w:t>
      </w:r>
      <w:r w:rsidR="0004185D" w:rsidRPr="00F45960">
        <w:t>ë</w:t>
      </w:r>
      <w:r w:rsidRPr="00F45960">
        <w:t>saj cil</w:t>
      </w:r>
      <w:r w:rsidR="0004185D" w:rsidRPr="00F45960">
        <w:t>ë</w:t>
      </w:r>
      <w:r w:rsidRPr="00F45960">
        <w:t>sie, nj</w:t>
      </w:r>
      <w:r w:rsidR="0004185D" w:rsidRPr="00F45960">
        <w:t>ë</w:t>
      </w:r>
      <w:r w:rsidRPr="00F45960">
        <w:t xml:space="preserve"> data</w:t>
      </w:r>
      <w:r w:rsidR="00696DBA" w:rsidRPr="00F45960">
        <w:t xml:space="preserve"> </w:t>
      </w:r>
      <w:r w:rsidRPr="00F45960">
        <w:t>seti</w:t>
      </w:r>
      <w:r w:rsidRPr="00F45960">
        <w:rPr>
          <w:i/>
          <w:iCs/>
        </w:rPr>
        <w:t xml:space="preserve"> </w:t>
      </w:r>
      <w:r w:rsidRPr="00F45960">
        <w:t>me t</w:t>
      </w:r>
      <w:r w:rsidR="0004185D" w:rsidRPr="00F45960">
        <w:t>ë</w:t>
      </w:r>
      <w:r w:rsidRPr="00F45960">
        <w:t xml:space="preserve"> dh</w:t>
      </w:r>
      <w:r w:rsidR="0004185D" w:rsidRPr="00F45960">
        <w:t>ë</w:t>
      </w:r>
      <w:r w:rsidRPr="00F45960">
        <w:t>na t</w:t>
      </w:r>
      <w:r w:rsidR="0004185D" w:rsidRPr="00F45960">
        <w:t>ë</w:t>
      </w:r>
      <w:r w:rsidRPr="00F45960">
        <w:t xml:space="preserve"> vazhdueshme (ang.</w:t>
      </w:r>
      <w:r w:rsidRPr="00F45960">
        <w:rPr>
          <w:i/>
          <w:iCs/>
        </w:rPr>
        <w:t xml:space="preserve"> continual) </w:t>
      </w:r>
      <w:r w:rsidR="0004185D" w:rsidRPr="00F45960">
        <w:t>ë</w:t>
      </w:r>
      <w:r w:rsidRPr="00F45960">
        <w:t>sht</w:t>
      </w:r>
      <w:r w:rsidR="0004185D" w:rsidRPr="00F45960">
        <w:t>ë</w:t>
      </w:r>
      <w:r w:rsidRPr="00F45960">
        <w:t xml:space="preserve"> gjithmon</w:t>
      </w:r>
      <w:r w:rsidR="0004185D" w:rsidRPr="00F45960">
        <w:t>ë</w:t>
      </w:r>
      <w:r w:rsidRPr="00F45960">
        <w:t xml:space="preserve"> e arsyeshme t</w:t>
      </w:r>
      <w:r w:rsidR="0004185D" w:rsidRPr="00F45960">
        <w:t>ë</w:t>
      </w:r>
      <w:r w:rsidRPr="00F45960">
        <w:t xml:space="preserve"> p</w:t>
      </w:r>
      <w:r w:rsidR="0004185D" w:rsidRPr="00F45960">
        <w:t>ë</w:t>
      </w:r>
      <w:r w:rsidRPr="00F45960">
        <w:t>rdoret nj</w:t>
      </w:r>
      <w:r w:rsidR="0004185D" w:rsidRPr="00F45960">
        <w:t>ë</w:t>
      </w:r>
      <w:r w:rsidRPr="00F45960">
        <w:t xml:space="preserve"> shkall</w:t>
      </w:r>
      <w:r w:rsidR="0004185D" w:rsidRPr="00F45960">
        <w:t>ë</w:t>
      </w:r>
      <w:r w:rsidRPr="00F45960">
        <w:t>zues (ang.</w:t>
      </w:r>
      <w:r w:rsidRPr="00F45960">
        <w:rPr>
          <w:i/>
          <w:iCs/>
        </w:rPr>
        <w:t xml:space="preserve"> scaler)</w:t>
      </w:r>
      <w:r w:rsidR="00717169" w:rsidRPr="00F45960">
        <w:rPr>
          <w:i/>
          <w:iCs/>
        </w:rPr>
        <w:t xml:space="preserve"> </w:t>
      </w:r>
      <w:sdt>
        <w:sdtPr>
          <w:rPr>
            <w:i/>
            <w:iCs/>
          </w:rPr>
          <w:id w:val="1296718560"/>
          <w:citation/>
        </w:sdt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w:rsidR="007456AA">
        <w:rPr>
          <w:i/>
          <w:iCs/>
        </w:rPr>
        <w:t xml:space="preserve"> </w:t>
      </w:r>
      <w:r w:rsidR="007456AA">
        <w:t>bashkë me një metodë për largimin e të veçuarve</w:t>
      </w:r>
      <w:r w:rsidRPr="00F45960">
        <w:rPr>
          <w:i/>
          <w:iCs/>
        </w:rPr>
        <w:t xml:space="preserve">, </w:t>
      </w:r>
      <w:r w:rsidRPr="00F45960">
        <w:t>n</w:t>
      </w:r>
      <w:r w:rsidR="0004185D" w:rsidRPr="00F45960">
        <w:t>ë</w:t>
      </w:r>
      <w:r w:rsidRPr="00F45960">
        <w:t xml:space="preserve"> m</w:t>
      </w:r>
      <w:r w:rsidR="0004185D" w:rsidRPr="00F45960">
        <w:t>ë</w:t>
      </w:r>
      <w:r w:rsidRPr="00F45960">
        <w:t>nyr</w:t>
      </w:r>
      <w:r w:rsidR="0004185D" w:rsidRPr="00F45960">
        <w:t>ë</w:t>
      </w:r>
      <w:r w:rsidRPr="00F45960">
        <w:t xml:space="preserve"> q</w:t>
      </w:r>
      <w:r w:rsidR="0004185D" w:rsidRPr="00F45960">
        <w:t>ë</w:t>
      </w:r>
      <w:r w:rsidRPr="00F45960">
        <w:t xml:space="preserve"> algoritmi t</w:t>
      </w:r>
      <w:r w:rsidR="0004185D" w:rsidRPr="00F45960">
        <w:t>ë</w:t>
      </w:r>
      <w:r w:rsidRPr="00F45960">
        <w:t xml:space="preserve"> mos dominohet nga nj</w:t>
      </w:r>
      <w:r w:rsidR="0004185D" w:rsidRPr="00F45960">
        <w:t>ë</w:t>
      </w:r>
      <w:r w:rsidRPr="00F45960">
        <w:t xml:space="preserve"> atribut i vet</w:t>
      </w:r>
      <w:r w:rsidR="0004185D" w:rsidRPr="00F45960">
        <w:t>ë</w:t>
      </w:r>
      <w:r w:rsidRPr="00F45960">
        <w:t>m.</w:t>
      </w:r>
      <w:r w:rsidR="00D71AB2" w:rsidRPr="00F45960">
        <w:t xml:space="preserve"> </w:t>
      </w:r>
    </w:p>
    <w:p w14:paraId="1EC6F9B1" w14:textId="558DB428" w:rsidR="00755CBB" w:rsidRPr="00F45960" w:rsidRDefault="002917E7" w:rsidP="00595941">
      <w:r w:rsidRPr="00F45960">
        <w:t>Si nj</w:t>
      </w:r>
      <w:r w:rsidR="0004185D" w:rsidRPr="00F45960">
        <w:t>ë</w:t>
      </w:r>
      <w:r w:rsidRPr="00F45960">
        <w:t xml:space="preserve"> veçori e re q</w:t>
      </w:r>
      <w:r w:rsidR="0004185D" w:rsidRPr="00F45960">
        <w:t>ë</w:t>
      </w:r>
      <w:r w:rsidRPr="00F45960">
        <w:t xml:space="preserve"> i </w:t>
      </w:r>
      <w:r w:rsidR="0004185D" w:rsidRPr="00F45960">
        <w:t>ë</w:t>
      </w:r>
      <w:r w:rsidRPr="00F45960">
        <w:t>sht</w:t>
      </w:r>
      <w:r w:rsidR="0004185D" w:rsidRPr="00F45960">
        <w:t>ë</w:t>
      </w:r>
      <w:r w:rsidRPr="00F45960">
        <w:t xml:space="preserve"> shtuar Sparkut jan</w:t>
      </w:r>
      <w:r w:rsidR="0004185D" w:rsidRPr="00F45960">
        <w:t>ë</w:t>
      </w:r>
      <w:r w:rsidRPr="00F45960">
        <w:t xml:space="preserve"> </w:t>
      </w:r>
      <w:r w:rsidR="00810911" w:rsidRPr="00F45960">
        <w:t>fazat</w:t>
      </w:r>
      <w:r w:rsidRPr="00F45960">
        <w:t xml:space="preserve"> (</w:t>
      </w:r>
      <w:r w:rsidR="00484391" w:rsidRPr="00F45960">
        <w:t>ang.</w:t>
      </w:r>
      <w:r w:rsidR="00484391" w:rsidRPr="00F45960">
        <w:rPr>
          <w:i/>
          <w:iCs/>
        </w:rPr>
        <w:t xml:space="preserve"> </w:t>
      </w:r>
      <w:r w:rsidR="00FE0976" w:rsidRPr="00F45960">
        <w:rPr>
          <w:i/>
          <w:iCs/>
        </w:rPr>
        <w:t>p</w:t>
      </w:r>
      <w:r w:rsidRPr="00F45960">
        <w:rPr>
          <w:i/>
          <w:iCs/>
        </w:rPr>
        <w:t xml:space="preserve">ipelines). </w:t>
      </w:r>
      <w:r w:rsidRPr="00F45960">
        <w:t>Por çfar</w:t>
      </w:r>
      <w:r w:rsidR="0004185D" w:rsidRPr="00F45960">
        <w:t>ë</w:t>
      </w:r>
      <w:r w:rsidRPr="00F45960">
        <w:t xml:space="preserve"> sakt</w:t>
      </w:r>
      <w:r w:rsidR="0004185D" w:rsidRPr="00F45960">
        <w:t>ë</w:t>
      </w:r>
      <w:r w:rsidRPr="00F45960">
        <w:t>sisht na ofron neve kjo veçori?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aplikohen k</w:t>
      </w:r>
      <w:r w:rsidR="0004185D" w:rsidRPr="00F45960">
        <w:t>ë</w:t>
      </w:r>
      <w:r w:rsidRPr="00F45960">
        <w:t>to tre hapa n</w:t>
      </w:r>
      <w:r w:rsidR="0004185D" w:rsidRPr="00F45960">
        <w:t>ë</w:t>
      </w:r>
      <w:r w:rsidRPr="00F45960">
        <w:t xml:space="preserve"> m</w:t>
      </w:r>
      <w:r w:rsidR="0004185D" w:rsidRPr="00F45960">
        <w:t>ë</w:t>
      </w:r>
      <w:r w:rsidRPr="00F45960">
        <w:t>nyr</w:t>
      </w:r>
      <w:r w:rsidR="0004185D" w:rsidRPr="00F45960">
        <w:t>ë</w:t>
      </w:r>
      <w:r w:rsidRPr="00F45960">
        <w:t xml:space="preserve"> </w:t>
      </w:r>
      <w:r w:rsidR="00A01400" w:rsidRPr="00F45960">
        <w:t>të veçantë</w:t>
      </w:r>
      <w:r w:rsidRPr="00F45960">
        <w:t>, ne mund t’i vendosi</w:t>
      </w:r>
      <w:r w:rsidR="00A01400" w:rsidRPr="00F45960">
        <w:t>m</w:t>
      </w:r>
      <w:r w:rsidRPr="00F45960">
        <w:t xml:space="preserve"> n</w:t>
      </w:r>
      <w:r w:rsidR="0004185D" w:rsidRPr="00F45960">
        <w:t>ë</w:t>
      </w:r>
      <w:r w:rsidRPr="00F45960">
        <w:t xml:space="preserve"> nj</w:t>
      </w:r>
      <w:r w:rsidR="0004185D" w:rsidRPr="00F45960">
        <w:t>ë</w:t>
      </w:r>
      <w:r w:rsidRPr="00F45960">
        <w:t xml:space="preserve"> </w:t>
      </w:r>
      <w:r w:rsidR="005E0A02" w:rsidRPr="00F45960">
        <w:t>fazë</w:t>
      </w:r>
      <w:r w:rsidR="00A01400" w:rsidRPr="00F45960">
        <w:t xml:space="preserve"> </w:t>
      </w:r>
      <w:r w:rsidRPr="00F45960">
        <w:t>dhe t</w:t>
      </w:r>
      <w:r w:rsidR="0004185D" w:rsidRPr="00F45960">
        <w:t>ë</w:t>
      </w:r>
      <w:r w:rsidRPr="00F45960">
        <w:t xml:space="preserve"> aplikojm</w:t>
      </w:r>
      <w:r w:rsidR="0004185D" w:rsidRPr="00F45960">
        <w:t>ë</w:t>
      </w:r>
      <w:r w:rsidRPr="00F45960">
        <w:t xml:space="preserve"> algoritmin n</w:t>
      </w:r>
      <w:r w:rsidR="0004185D" w:rsidRPr="00F45960">
        <w:t>ë</w:t>
      </w:r>
      <w:r w:rsidRPr="00F45960">
        <w:t xml:space="preserve"> </w:t>
      </w:r>
      <w:r w:rsidR="005E0A02" w:rsidRPr="00F45960">
        <w:t>fazën</w:t>
      </w:r>
      <w:r w:rsidR="00A01400" w:rsidRPr="00F45960">
        <w:t xml:space="preserve"> kryesorë e</w:t>
      </w:r>
      <w:r w:rsidRPr="00F45960">
        <w:t xml:space="preserve"> jo n</w:t>
      </w:r>
      <w:r w:rsidR="0004185D" w:rsidRPr="00F45960">
        <w:t>ë</w:t>
      </w:r>
      <w:r w:rsidRPr="00F45960">
        <w:t xml:space="preserve"> nj</w:t>
      </w:r>
      <w:r w:rsidR="0004185D" w:rsidRPr="00F45960">
        <w:t>ë</w:t>
      </w:r>
      <w:r w:rsidRPr="00F45960">
        <w:t xml:space="preserve"> hap t</w:t>
      </w:r>
      <w:r w:rsidR="0004185D" w:rsidRPr="00F45960">
        <w:t>ë</w:t>
      </w:r>
      <w:r w:rsidRPr="00F45960">
        <w:t xml:space="preserve"> posaç</w:t>
      </w:r>
      <w:r w:rsidR="0004185D" w:rsidRPr="00F45960">
        <w:t>ë</w:t>
      </w:r>
      <w:r w:rsidRPr="00F45960">
        <w:t>m</w:t>
      </w:r>
      <w:r w:rsidR="004F0DFB">
        <w:t xml:space="preserve"> (</w:t>
      </w:r>
      <w:r w:rsidR="004F0DFB">
        <w:fldChar w:fldCharType="begin"/>
      </w:r>
      <w:r w:rsidR="004F0DFB">
        <w:instrText xml:space="preserve"> REF _Ref23845302 \h </w:instrText>
      </w:r>
      <w:r w:rsidR="004F0DFB">
        <w:fldChar w:fldCharType="separate"/>
      </w:r>
      <w:r w:rsidR="004F0DFB">
        <w:t xml:space="preserve">Figura </w:t>
      </w:r>
      <w:r w:rsidR="004F0DFB">
        <w:rPr>
          <w:noProof/>
        </w:rPr>
        <w:t>29</w:t>
      </w:r>
      <w:r w:rsidR="004F0DFB">
        <w:t>: Renditja e fazave sipas realizimit</w:t>
      </w:r>
      <w:r w:rsidR="004F0DFB">
        <w:fldChar w:fldCharType="end"/>
      </w:r>
      <w:r w:rsidR="004F0DFB">
        <w:t>)</w:t>
      </w:r>
      <w:r w:rsidRPr="00F45960">
        <w:t>.</w:t>
      </w:r>
    </w:p>
    <w:p w14:paraId="3DDF57B3" w14:textId="77777777" w:rsidR="00C17EE4" w:rsidRDefault="002917E7" w:rsidP="00C17EE4">
      <w:pPr>
        <w:keepNext/>
        <w:jc w:val="left"/>
      </w:pPr>
      <w:r w:rsidRPr="00F45960">
        <w:rPr>
          <w:noProof/>
          <w:lang w:val="en-US"/>
        </w:rPr>
        <w:lastRenderedPageBreak/>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6C9D127B" w14:textId="492989A1" w:rsidR="004F0DFB" w:rsidRDefault="00C17EE4" w:rsidP="004F0DFB">
      <w:pPr>
        <w:pStyle w:val="Caption"/>
      </w:pPr>
      <w:bookmarkStart w:id="177" w:name="_Ref23845302"/>
      <w:bookmarkStart w:id="178" w:name="_Toc23845934"/>
      <w:r>
        <w:t xml:space="preserve">Figura </w:t>
      </w:r>
      <w:r>
        <w:fldChar w:fldCharType="begin"/>
      </w:r>
      <w:r>
        <w:instrText xml:space="preserve"> SEQ Figura \* ARABIC </w:instrText>
      </w:r>
      <w:r>
        <w:fldChar w:fldCharType="separate"/>
      </w:r>
      <w:r w:rsidR="003541D8">
        <w:rPr>
          <w:noProof/>
        </w:rPr>
        <w:t>29</w:t>
      </w:r>
      <w:r>
        <w:fldChar w:fldCharType="end"/>
      </w:r>
      <w:r>
        <w:t>: Renditja e fazave sipas realizimit</w:t>
      </w:r>
      <w:bookmarkEnd w:id="177"/>
      <w:bookmarkEnd w:id="178"/>
    </w:p>
    <w:p w14:paraId="5991BD27" w14:textId="77777777" w:rsidR="004F0DFB" w:rsidRPr="004F0DFB" w:rsidRDefault="004F0DFB" w:rsidP="004F0DFB"/>
    <w:p w14:paraId="0A98E5DF" w14:textId="3E4566BA" w:rsidR="00246911" w:rsidRPr="00F45960" w:rsidRDefault="00EC5247" w:rsidP="00246911">
      <w:r w:rsidRPr="00F45960">
        <w:t xml:space="preserve">Shohim </w:t>
      </w:r>
      <w:r w:rsidR="00246911" w:rsidRPr="00F45960">
        <w:t>se kemi tre funksione kryesore:</w:t>
      </w:r>
    </w:p>
    <w:p w14:paraId="26B74872" w14:textId="77777777" w:rsidR="00246911" w:rsidRPr="00F45960" w:rsidRDefault="00246911" w:rsidP="00246911">
      <w:pPr>
        <w:pStyle w:val="ListParagraph"/>
        <w:numPr>
          <w:ilvl w:val="0"/>
          <w:numId w:val="22"/>
        </w:numPr>
      </w:pPr>
      <w:r w:rsidRPr="00F45960">
        <w:rPr>
          <w:i/>
          <w:iCs/>
        </w:rPr>
        <w:t>vecAssembler_id</w:t>
      </w:r>
      <w:r w:rsidRPr="00F45960">
        <w:t xml:space="preserve"> – qëndron për </w:t>
      </w:r>
      <w:r w:rsidRPr="00F45960">
        <w:rPr>
          <w:i/>
          <w:iCs/>
        </w:rPr>
        <w:t xml:space="preserve">VectorAssembler </w:t>
      </w:r>
      <w:r w:rsidRPr="00F45960">
        <w:t>dhe shërben që një varg</w:t>
      </w:r>
      <w:r w:rsidRPr="00F45960">
        <w:rPr>
          <w:i/>
          <w:iCs/>
        </w:rPr>
        <w:t xml:space="preserve"> </w:t>
      </w:r>
      <w:r w:rsidRPr="00F45960">
        <w:t>të kolonave të grumbullojë në një atribut të vetëm, të quajtur në rastin tonë të</w:t>
      </w:r>
      <w:r w:rsidRPr="00F45960">
        <w:rPr>
          <w:i/>
          <w:iCs/>
        </w:rPr>
        <w:t xml:space="preserve"> </w:t>
      </w:r>
      <w:r w:rsidRPr="00F45960">
        <w:t xml:space="preserve">pa shkallëzuarat (ang. </w:t>
      </w:r>
      <w:r w:rsidRPr="00F45960">
        <w:rPr>
          <w:i/>
          <w:iCs/>
        </w:rPr>
        <w:t xml:space="preserve">non-scaled). </w:t>
      </w:r>
      <w:r w:rsidRPr="00F45960">
        <w:t>Pra, si kolona hyrëse  (ang.</w:t>
      </w:r>
      <w:r w:rsidRPr="00F45960">
        <w:rPr>
          <w:i/>
          <w:iCs/>
        </w:rPr>
        <w:t xml:space="preserve"> inputColumns) </w:t>
      </w:r>
      <w:r w:rsidRPr="00F45960">
        <w:t>pranon kolonat që duam t’i trajnojmë dhe si kolonë dalëse (ang.</w:t>
      </w:r>
      <w:r w:rsidRPr="00F45960">
        <w:rPr>
          <w:i/>
          <w:iCs/>
        </w:rPr>
        <w:t xml:space="preserve"> outputColumn) </w:t>
      </w:r>
      <w:r w:rsidRPr="00F45960">
        <w:t xml:space="preserve">është kolona e re e krijuar </w:t>
      </w:r>
      <w:r w:rsidRPr="00F45960">
        <w:rPr>
          <w:i/>
          <w:iCs/>
        </w:rPr>
        <w:t>non-scaled</w:t>
      </w:r>
      <w:r w:rsidRPr="00F45960">
        <w:t>.</w:t>
      </w:r>
    </w:p>
    <w:p w14:paraId="60630C3D" w14:textId="77777777" w:rsidR="00246911" w:rsidRPr="00F45960" w:rsidRDefault="00246911" w:rsidP="00246911">
      <w:pPr>
        <w:pStyle w:val="ListParagraph"/>
        <w:rPr>
          <w:i/>
          <w:iCs/>
        </w:rPr>
      </w:pPr>
    </w:p>
    <w:p w14:paraId="52D95D4C" w14:textId="77777777" w:rsidR="00246911" w:rsidRPr="00F45960" w:rsidRDefault="00246911" w:rsidP="00246911">
      <w:pPr>
        <w:pStyle w:val="ListParagraph"/>
        <w:numPr>
          <w:ilvl w:val="0"/>
          <w:numId w:val="22"/>
        </w:numPr>
      </w:pPr>
      <w:r w:rsidRPr="00F45960">
        <w:rPr>
          <w:i/>
          <w:iCs/>
        </w:rPr>
        <w:t>stdScal</w:t>
      </w:r>
      <w:r w:rsidRPr="00F45960">
        <w:t xml:space="preserve"> – qëndron për </w:t>
      </w:r>
      <w:r w:rsidRPr="00F45960">
        <w:rPr>
          <w:i/>
          <w:iCs/>
        </w:rPr>
        <w:t xml:space="preserve">standardScaler </w:t>
      </w:r>
      <w:r w:rsidRPr="00F45960">
        <w:t xml:space="preserve">dhe shërben që të kthejë të gjithë numrat relativisht në një interval të caktuar, në rastin tonë ndërmjet 0 dhe 1. Pra, secila kolonë ka vetëm vlera të transformuar në intervalin 0 – 1. Përmban dy metoda statike që janë </w:t>
      </w:r>
      <w:r w:rsidRPr="00F45960">
        <w:rPr>
          <w:i/>
          <w:iCs/>
        </w:rPr>
        <w:t xml:space="preserve">withMean </w:t>
      </w:r>
      <w:r w:rsidRPr="00F45960">
        <w:t xml:space="preserve">dhe </w:t>
      </w:r>
      <w:r w:rsidRPr="00F45960">
        <w:rPr>
          <w:i/>
          <w:iCs/>
        </w:rPr>
        <w:t>withStd</w:t>
      </w:r>
      <w:r w:rsidRPr="00F45960">
        <w:t>. E para përgatitë të dhënat duke ua marrë vlerën mesatare para se ti shkallëzoj, ndërsa e dyta cakton devijimin standard.</w:t>
      </w:r>
      <w:r w:rsidRPr="00F45960">
        <w:tab/>
        <w:t xml:space="preserve">Gjithsesi, pesha e kolonave nuk ndryshon pavarësisht këtyre mutacioneve. </w:t>
      </w:r>
    </w:p>
    <w:p w14:paraId="77DCFDFA" w14:textId="77777777" w:rsidR="00246911" w:rsidRPr="00F45960" w:rsidRDefault="00246911" w:rsidP="00246911">
      <w:pPr>
        <w:pStyle w:val="ListParagraph"/>
      </w:pPr>
    </w:p>
    <w:p w14:paraId="5D637BDF" w14:textId="63F7BA7F" w:rsidR="00B50893" w:rsidRPr="00F45960" w:rsidRDefault="00246911" w:rsidP="00C97D36">
      <w:pPr>
        <w:pStyle w:val="ListParagraph"/>
        <w:numPr>
          <w:ilvl w:val="0"/>
          <w:numId w:val="22"/>
        </w:numPr>
      </w:pPr>
      <w:r w:rsidRPr="00F45960">
        <w:rPr>
          <w:i/>
          <w:iCs/>
        </w:rPr>
        <w:t>rfc</w:t>
      </w:r>
      <w:r w:rsidRPr="00F45960">
        <w:t xml:space="preserve"> – qëndron për </w:t>
      </w:r>
      <w:r w:rsidRPr="00F45960">
        <w:rPr>
          <w:i/>
          <w:iCs/>
        </w:rPr>
        <w:t>Random Forest Classifier</w:t>
      </w:r>
      <w:r w:rsidR="00E34F09">
        <w:rPr>
          <w:i/>
          <w:iCs/>
        </w:rPr>
        <w:t xml:space="preserve"> </w:t>
      </w:r>
      <w:r w:rsidR="00E34F09">
        <w:t>(i përshkruar më lartë)</w:t>
      </w:r>
      <w:r w:rsidRPr="00F45960">
        <w:t>, ofron metodat përkatëse me anë të së cilave mund të trajnojmë dhe aplikojmë metrika në të dhëna të reja.</w:t>
      </w:r>
    </w:p>
    <w:p w14:paraId="5FBC29D7" w14:textId="0430D5BD" w:rsidR="008339C1" w:rsidRPr="00F45960" w:rsidRDefault="00B01FA5" w:rsidP="00214ADA">
      <w:r w:rsidRPr="00F45960">
        <w:t>Pra, n</w:t>
      </w:r>
      <w:r w:rsidR="0004185D" w:rsidRPr="00F45960">
        <w:t>ë</w:t>
      </w:r>
      <w:r w:rsidRPr="00F45960">
        <w:t>se b</w:t>
      </w:r>
      <w:r w:rsidR="0004185D" w:rsidRPr="00F45960">
        <w:t>ë</w:t>
      </w:r>
      <w:r w:rsidRPr="00F45960">
        <w:t>jm</w:t>
      </w:r>
      <w:r w:rsidR="0004185D" w:rsidRPr="00F45960">
        <w:t>ë</w:t>
      </w:r>
      <w:r w:rsidRPr="00F45960">
        <w:t xml:space="preserve"> nj</w:t>
      </w:r>
      <w:r w:rsidR="0004185D" w:rsidRPr="00F45960">
        <w:t>ë</w:t>
      </w:r>
      <w:r w:rsidRPr="00F45960">
        <w:t xml:space="preserve"> p</w:t>
      </w:r>
      <w:r w:rsidR="0004185D" w:rsidRPr="00F45960">
        <w:t>ë</w:t>
      </w:r>
      <w:r w:rsidRPr="00F45960">
        <w:t>rmbledhje t</w:t>
      </w:r>
      <w:r w:rsidR="0004185D" w:rsidRPr="00F45960">
        <w:t>ë</w:t>
      </w:r>
      <w:r w:rsidRPr="00F45960">
        <w:t xml:space="preserve"> shkurt</w:t>
      </w:r>
      <w:r w:rsidR="0004185D" w:rsidRPr="00F45960">
        <w:t>ë</w:t>
      </w:r>
      <w:r w:rsidRPr="00F45960">
        <w:t>r rreth hapave t</w:t>
      </w:r>
      <w:r w:rsidR="0004185D" w:rsidRPr="00F45960">
        <w:t>ë</w:t>
      </w:r>
      <w:r w:rsidRPr="00F45960">
        <w:t xml:space="preserve"> nj</w:t>
      </w:r>
      <w:r w:rsidR="0004185D" w:rsidRPr="00F45960">
        <w:t>ë</w:t>
      </w:r>
      <w:r w:rsidRPr="00F45960">
        <w:t xml:space="preserve"> data</w:t>
      </w:r>
      <w:r w:rsidR="0068448C" w:rsidRPr="00F45960">
        <w:t xml:space="preserve"> </w:t>
      </w:r>
      <w:r w:rsidRPr="00F45960">
        <w:t>seti</w:t>
      </w:r>
      <w:r w:rsidR="0068448C" w:rsidRPr="00F45960">
        <w:t>t</w:t>
      </w:r>
      <w:r w:rsidRPr="00F45960">
        <w:rPr>
          <w:i/>
          <w:iCs/>
        </w:rPr>
        <w:t xml:space="preserve"> </w:t>
      </w:r>
      <w:r w:rsidRPr="00F45960">
        <w:t>q</w:t>
      </w:r>
      <w:r w:rsidR="0004185D" w:rsidRPr="00F45960">
        <w:t>ë</w:t>
      </w:r>
      <w:r w:rsidRPr="00F45960">
        <w:t xml:space="preserve"> kalon deri n</w:t>
      </w:r>
      <w:r w:rsidR="0004185D" w:rsidRPr="00F45960">
        <w:t>ë</w:t>
      </w:r>
      <w:r w:rsidRPr="00F45960">
        <w:t xml:space="preserve"> predikim; atributet q</w:t>
      </w:r>
      <w:r w:rsidR="0004185D" w:rsidRPr="00F45960">
        <w:t>ë</w:t>
      </w:r>
      <w:r w:rsidRPr="00F45960">
        <w:t xml:space="preserve"> sh</w:t>
      </w:r>
      <w:r w:rsidR="0004185D" w:rsidRPr="00F45960">
        <w:t>ë</w:t>
      </w:r>
      <w:r w:rsidRPr="00F45960">
        <w:t>rbejn</w:t>
      </w:r>
      <w:r w:rsidR="0004185D" w:rsidRPr="00F45960">
        <w:t>ë</w:t>
      </w:r>
      <w:r w:rsidRPr="00F45960">
        <w:t xml:space="preserve"> n</w:t>
      </w:r>
      <w:r w:rsidR="0004185D" w:rsidRPr="00F45960">
        <w:t>ë</w:t>
      </w:r>
      <w:r w:rsidRPr="00F45960">
        <w:t xml:space="preserve"> predikim b</w:t>
      </w:r>
      <w:r w:rsidR="0004185D" w:rsidRPr="00F45960">
        <w:t>ë</w:t>
      </w:r>
      <w:r w:rsidRPr="00F45960">
        <w:t>hen nj</w:t>
      </w:r>
      <w:r w:rsidR="0004185D" w:rsidRPr="00F45960">
        <w:t>ë</w:t>
      </w:r>
      <w:r w:rsidRPr="00F45960">
        <w:t xml:space="preserve"> dhe riem</w:t>
      </w:r>
      <w:r w:rsidR="0004185D" w:rsidRPr="00F45960">
        <w:t>ë</w:t>
      </w:r>
      <w:r w:rsidRPr="00F45960">
        <w:t xml:space="preserve">rohen si </w:t>
      </w:r>
      <w:r w:rsidRPr="00F45960">
        <w:rPr>
          <w:i/>
          <w:iCs/>
        </w:rPr>
        <w:t>t</w:t>
      </w:r>
      <w:r w:rsidR="0004185D" w:rsidRPr="00F45960">
        <w:rPr>
          <w:i/>
          <w:iCs/>
        </w:rPr>
        <w:t>ë</w:t>
      </w:r>
      <w:r w:rsidRPr="00F45960">
        <w:rPr>
          <w:i/>
          <w:iCs/>
        </w:rPr>
        <w:t xml:space="preserve"> pa shkall</w:t>
      </w:r>
      <w:r w:rsidR="0004185D" w:rsidRPr="00F45960">
        <w:rPr>
          <w:i/>
          <w:iCs/>
        </w:rPr>
        <w:t>ë</w:t>
      </w:r>
      <w:r w:rsidRPr="00F45960">
        <w:rPr>
          <w:i/>
          <w:iCs/>
        </w:rPr>
        <w:t xml:space="preserve">zuara (ang. non-scaled), </w:t>
      </w:r>
      <w:r w:rsidRPr="00F45960">
        <w:t>ky atribut m</w:t>
      </w:r>
      <w:r w:rsidR="0004185D" w:rsidRPr="00F45960">
        <w:t>ë</w:t>
      </w:r>
      <w:r w:rsidRPr="00F45960">
        <w:t xml:space="preserve"> pas shkall</w:t>
      </w:r>
      <w:r w:rsidR="0004185D" w:rsidRPr="00F45960">
        <w:t>ë</w:t>
      </w:r>
      <w:r w:rsidRPr="00F45960">
        <w:t>zohet dhe riem</w:t>
      </w:r>
      <w:r w:rsidR="0004185D" w:rsidRPr="00F45960">
        <w:t>ë</w:t>
      </w:r>
      <w:r w:rsidRPr="00F45960">
        <w:t>rohet n</w:t>
      </w:r>
      <w:r w:rsidR="0004185D" w:rsidRPr="00F45960">
        <w:t>ë</w:t>
      </w:r>
      <w:r w:rsidRPr="00F45960">
        <w:t xml:space="preserve"> </w:t>
      </w:r>
      <w:r w:rsidRPr="00F45960">
        <w:rPr>
          <w:i/>
          <w:iCs/>
        </w:rPr>
        <w:t xml:space="preserve">features, </w:t>
      </w:r>
      <w:r w:rsidRPr="00F45960">
        <w:t>e n</w:t>
      </w:r>
      <w:r w:rsidR="0004185D" w:rsidRPr="00F45960">
        <w:t>ë</w:t>
      </w:r>
      <w:r w:rsidRPr="00F45960">
        <w:t xml:space="preserve"> fund aplikohet algoritmi </w:t>
      </w:r>
      <w:r w:rsidRPr="00F45960">
        <w:rPr>
          <w:i/>
          <w:iCs/>
        </w:rPr>
        <w:t>Random Forest Classifier</w:t>
      </w:r>
      <w:r w:rsidRPr="00F45960">
        <w:t xml:space="preserve"> ku fitohet nj</w:t>
      </w:r>
      <w:r w:rsidR="0004185D" w:rsidRPr="00F45960">
        <w:t>ë</w:t>
      </w:r>
      <w:r w:rsidRPr="00F45960">
        <w:t xml:space="preserve"> data</w:t>
      </w:r>
      <w:r w:rsidR="0068448C" w:rsidRPr="00F45960">
        <w:t xml:space="preserve"> </w:t>
      </w:r>
      <w:r w:rsidRPr="00F45960">
        <w:t>set</w:t>
      </w:r>
      <w:r w:rsidRPr="00F45960">
        <w:rPr>
          <w:i/>
          <w:iCs/>
        </w:rPr>
        <w:t xml:space="preserve"> </w:t>
      </w:r>
      <w:r w:rsidRPr="00F45960">
        <w:t>i cili p</w:t>
      </w:r>
      <w:r w:rsidR="0004185D" w:rsidRPr="00F45960">
        <w:t>ë</w:t>
      </w:r>
      <w:r w:rsidRPr="00F45960">
        <w:t>rmban nj</w:t>
      </w:r>
      <w:r w:rsidR="0004185D" w:rsidRPr="00F45960">
        <w:t>ë</w:t>
      </w:r>
      <w:r w:rsidRPr="00F45960">
        <w:t xml:space="preserve"> kolon</w:t>
      </w:r>
      <w:r w:rsidR="0004185D" w:rsidRPr="00F45960">
        <w:t>ë</w:t>
      </w:r>
      <w:r w:rsidRPr="00F45960">
        <w:t xml:space="preserve"> m</w:t>
      </w:r>
      <w:r w:rsidR="0004185D" w:rsidRPr="00F45960">
        <w:t>ë</w:t>
      </w:r>
      <w:r w:rsidRPr="00F45960">
        <w:t xml:space="preserve"> shum</w:t>
      </w:r>
      <w:r w:rsidR="0004185D" w:rsidRPr="00F45960">
        <w:t>ë</w:t>
      </w:r>
      <w:r w:rsidRPr="00F45960">
        <w:t xml:space="preserve"> se parapraket t</w:t>
      </w:r>
      <w:r w:rsidR="0004185D" w:rsidRPr="00F45960">
        <w:t>ë</w:t>
      </w:r>
      <w:r w:rsidRPr="00F45960">
        <w:t xml:space="preserve"> quajtur </w:t>
      </w:r>
      <w:r w:rsidRPr="00F45960">
        <w:rPr>
          <w:i/>
          <w:iCs/>
        </w:rPr>
        <w:t xml:space="preserve">prediction, </w:t>
      </w:r>
      <w:r w:rsidRPr="00F45960">
        <w:t>vlera e t</w:t>
      </w:r>
      <w:r w:rsidR="0004185D" w:rsidRPr="00F45960">
        <w:t>ë</w:t>
      </w:r>
      <w:r w:rsidRPr="00F45960">
        <w:t xml:space="preserve"> cilit </w:t>
      </w:r>
      <w:r w:rsidR="0004185D" w:rsidRPr="00F45960">
        <w:t>ë</w:t>
      </w:r>
      <w:r w:rsidRPr="00F45960">
        <w:t>sht</w:t>
      </w:r>
      <w:r w:rsidR="0004185D" w:rsidRPr="00F45960">
        <w:t>ë</w:t>
      </w:r>
      <w:r w:rsidRPr="00F45960">
        <w:t xml:space="preserve"> ajo çfar</w:t>
      </w:r>
      <w:r w:rsidR="0004185D" w:rsidRPr="00F45960">
        <w:t>ë</w:t>
      </w:r>
      <w:r w:rsidRPr="00F45960">
        <w:t xml:space="preserve"> ne d</w:t>
      </w:r>
      <w:r w:rsidR="0004185D" w:rsidRPr="00F45960">
        <w:t>ë</w:t>
      </w:r>
      <w:r w:rsidRPr="00F45960">
        <w:t>shirojm</w:t>
      </w:r>
      <w:r w:rsidR="0004185D" w:rsidRPr="00F45960">
        <w:t>ë</w:t>
      </w:r>
      <w:r w:rsidRPr="00F45960">
        <w:t>.</w:t>
      </w:r>
    </w:p>
    <w:p w14:paraId="737A6F42" w14:textId="58E8FB2F" w:rsidR="00C97D36" w:rsidRPr="00F45960" w:rsidRDefault="00C97D36" w:rsidP="00214ADA">
      <w:r w:rsidRPr="00F45960">
        <w:t>Fazat jo vetëm që lehtësojnë procedurën, por edhe bëjnë kodin më konciz, të lexueshëm dhe më të manovrueshëm.</w:t>
      </w:r>
      <w:r w:rsidR="00E34F09">
        <w:t xml:space="preserve"> Një vizualizim i gjërave që u thanë më sipër </w:t>
      </w:r>
      <w:r w:rsidR="004F0DFB">
        <w:t xml:space="preserve">duket </w:t>
      </w:r>
      <w:r w:rsidR="00E34F09">
        <w:t xml:space="preserve">kështu </w:t>
      </w:r>
      <w:r w:rsidR="004F0DFB">
        <w:t>(</w:t>
      </w:r>
      <w:r w:rsidR="004F0DFB">
        <w:fldChar w:fldCharType="begin"/>
      </w:r>
      <w:r w:rsidR="004F0DFB">
        <w:instrText xml:space="preserve"> REF _Ref23845316 \h </w:instrText>
      </w:r>
      <w:r w:rsidR="004F0DFB">
        <w:fldChar w:fldCharType="separate"/>
      </w:r>
      <w:r w:rsidR="004F0DFB">
        <w:t xml:space="preserve">Figura </w:t>
      </w:r>
      <w:r w:rsidR="004F0DFB">
        <w:rPr>
          <w:noProof/>
        </w:rPr>
        <w:t>30</w:t>
      </w:r>
      <w:r w:rsidR="004F0DFB">
        <w:t>: Vizualizimi i fazave</w:t>
      </w:r>
      <w:r w:rsidR="004F0DFB">
        <w:fldChar w:fldCharType="end"/>
      </w:r>
      <w:r w:rsidR="004F0DFB">
        <w:t>)</w:t>
      </w:r>
      <w:r w:rsidR="00886B4B">
        <w:t>:</w:t>
      </w:r>
    </w:p>
    <w:p w14:paraId="60EFE084" w14:textId="77777777" w:rsidR="00C17EE4" w:rsidRDefault="00595941" w:rsidP="00C17EE4">
      <w:pPr>
        <w:keepNext/>
      </w:pPr>
      <w:r w:rsidRPr="00F45960">
        <w:rPr>
          <w:noProof/>
          <w:lang w:val="en-US"/>
        </w:rPr>
        <w:lastRenderedPageBreak/>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72F2920A" w14:textId="384545D0" w:rsidR="00C17EE4" w:rsidRDefault="00C17EE4" w:rsidP="00F31A2C">
      <w:pPr>
        <w:pStyle w:val="Caption"/>
      </w:pPr>
      <w:bookmarkStart w:id="179" w:name="_Ref23845316"/>
      <w:bookmarkStart w:id="180" w:name="_Toc23845935"/>
      <w:r>
        <w:t xml:space="preserve">Figura </w:t>
      </w:r>
      <w:r>
        <w:fldChar w:fldCharType="begin"/>
      </w:r>
      <w:r>
        <w:instrText xml:space="preserve"> SEQ Figura \* ARABIC </w:instrText>
      </w:r>
      <w:r>
        <w:fldChar w:fldCharType="separate"/>
      </w:r>
      <w:r w:rsidR="003541D8">
        <w:rPr>
          <w:noProof/>
        </w:rPr>
        <w:t>30</w:t>
      </w:r>
      <w:r>
        <w:fldChar w:fldCharType="end"/>
      </w:r>
      <w:r>
        <w:t>: Vizualizimi i fazave</w:t>
      </w:r>
      <w:bookmarkEnd w:id="179"/>
      <w:bookmarkEnd w:id="180"/>
    </w:p>
    <w:p w14:paraId="549409E3" w14:textId="77777777" w:rsidR="004F0DFB" w:rsidRPr="004F0DFB" w:rsidRDefault="004F0DFB" w:rsidP="004F0DFB"/>
    <w:p w14:paraId="4DB5BFF3" w14:textId="1E9F4EC5" w:rsidR="003961D9" w:rsidRPr="00F45960" w:rsidRDefault="003961D9" w:rsidP="003961D9">
      <w:r w:rsidRPr="00F45960">
        <w:t>Sakt</w:t>
      </w:r>
      <w:r w:rsidR="0004185D" w:rsidRPr="00F45960">
        <w:t>ë</w:t>
      </w:r>
      <w:r w:rsidRPr="00F45960">
        <w:t>sia e algoritmit ton</w:t>
      </w:r>
      <w:r w:rsidR="0004185D" w:rsidRPr="00F45960">
        <w:t>ë</w:t>
      </w:r>
      <w:r w:rsidRPr="00F45960">
        <w:t xml:space="preserve"> me nj</w:t>
      </w:r>
      <w:r w:rsidR="0004185D" w:rsidRPr="00F45960">
        <w:t>ë</w:t>
      </w:r>
      <w:r w:rsidRPr="00F45960">
        <w:t xml:space="preserve"> ndarje t</w:t>
      </w:r>
      <w:r w:rsidR="0004185D" w:rsidRPr="00F45960">
        <w:t>ë</w:t>
      </w:r>
      <w:r w:rsidRPr="00F45960">
        <w:t xml:space="preserve"> t</w:t>
      </w:r>
      <w:r w:rsidR="0004185D" w:rsidRPr="00F45960">
        <w:t>ë</w:t>
      </w:r>
      <w:r w:rsidRPr="00F45960">
        <w:t xml:space="preserve"> dh</w:t>
      </w:r>
      <w:r w:rsidR="0004185D" w:rsidRPr="00F45960">
        <w:t>ë</w:t>
      </w:r>
      <w:r w:rsidRPr="00F45960">
        <w:t>nave 3/10 aktualisht sillet deri 90%, siç shihet edhe m</w:t>
      </w:r>
      <w:r w:rsidR="0004185D" w:rsidRPr="00F45960">
        <w:t>ë</w:t>
      </w:r>
      <w:r w:rsidRPr="00F45960">
        <w:t xml:space="preserve"> posht</w:t>
      </w:r>
      <w:r w:rsidR="0004185D" w:rsidRPr="00F45960">
        <w:t>ë</w:t>
      </w:r>
      <w:r w:rsidR="008C26ED">
        <w:t xml:space="preserve"> (</w:t>
      </w:r>
      <w:r w:rsidR="008C26ED">
        <w:fldChar w:fldCharType="begin"/>
      </w:r>
      <w:r w:rsidR="008C26ED">
        <w:instrText xml:space="preserve"> REF _Ref23845348 \h </w:instrText>
      </w:r>
      <w:r w:rsidR="008C26ED">
        <w:fldChar w:fldCharType="separate"/>
      </w:r>
      <w:r w:rsidR="008C26ED">
        <w:t xml:space="preserve">Figura </w:t>
      </w:r>
      <w:r w:rsidR="008C26ED">
        <w:rPr>
          <w:noProof/>
        </w:rPr>
        <w:t>31</w:t>
      </w:r>
      <w:r w:rsidR="008C26ED">
        <w:t>: Sakt</w:t>
      </w:r>
      <w:r w:rsidR="008C26ED" w:rsidRPr="00C468BD">
        <w:t>ë</w:t>
      </w:r>
      <w:r w:rsidR="008C26ED">
        <w:t>sia e algoritmit Random Forest Classifier</w:t>
      </w:r>
      <w:r w:rsidR="008C26ED">
        <w:fldChar w:fldCharType="end"/>
      </w:r>
      <w:r w:rsidR="008C26ED">
        <w:t>)</w:t>
      </w:r>
      <w:r w:rsidRPr="00F45960">
        <w:t>:</w:t>
      </w:r>
    </w:p>
    <w:p w14:paraId="56B048BF" w14:textId="77777777" w:rsidR="00C17EE4" w:rsidRDefault="003961D9" w:rsidP="00C17EE4">
      <w:pPr>
        <w:keepNext/>
      </w:pPr>
      <w:r w:rsidRPr="00F45960">
        <w:rPr>
          <w:noProof/>
          <w:lang w:val="en-US"/>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933BC2D" w14:textId="73F80576" w:rsidR="00BC33E1" w:rsidRDefault="00C17EE4" w:rsidP="00F31A2C">
      <w:pPr>
        <w:pStyle w:val="Caption"/>
      </w:pPr>
      <w:bookmarkStart w:id="181" w:name="_Ref23845348"/>
      <w:bookmarkStart w:id="182" w:name="_Toc23845936"/>
      <w:r>
        <w:t xml:space="preserve">Figura </w:t>
      </w:r>
      <w:r>
        <w:fldChar w:fldCharType="begin"/>
      </w:r>
      <w:r>
        <w:instrText xml:space="preserve"> SEQ Figura \* ARABIC </w:instrText>
      </w:r>
      <w:r>
        <w:fldChar w:fldCharType="separate"/>
      </w:r>
      <w:r w:rsidR="003541D8">
        <w:rPr>
          <w:noProof/>
        </w:rPr>
        <w:t>31</w:t>
      </w:r>
      <w:r>
        <w:fldChar w:fldCharType="end"/>
      </w:r>
      <w:r>
        <w:t>: Sakt</w:t>
      </w:r>
      <w:r w:rsidRPr="00C468BD">
        <w:t>ë</w:t>
      </w:r>
      <w:r>
        <w:t>sia e algoritmit Random Forest Classifier</w:t>
      </w:r>
      <w:bookmarkEnd w:id="181"/>
      <w:bookmarkEnd w:id="182"/>
    </w:p>
    <w:p w14:paraId="0CF663D3" w14:textId="77777777" w:rsidR="00C8523E" w:rsidRPr="00C8523E" w:rsidRDefault="00C8523E" w:rsidP="00C8523E"/>
    <w:p w14:paraId="53E4C358" w14:textId="18390ACC" w:rsidR="00E34F09" w:rsidRPr="007456AA" w:rsidRDefault="005C78A3" w:rsidP="00214ADA">
      <w:pPr>
        <w:rPr>
          <w:rFonts w:ascii="Consolas" w:hAnsi="Consolas"/>
          <w:color w:val="000000"/>
        </w:rPr>
      </w:pPr>
      <w:r>
        <w:t xml:space="preserve">Si metrika për vlerësim kemi përdorur atë të librarisë Spark që quhet </w:t>
      </w:r>
      <w:r>
        <w:rPr>
          <w:i/>
          <w:iCs/>
        </w:rPr>
        <w:t xml:space="preserve">accuracy </w:t>
      </w:r>
      <w:r>
        <w:t xml:space="preserve">e cila realizohet nëpërmjet klasë </w:t>
      </w:r>
      <w:r w:rsidRPr="005C78A3">
        <w:rPr>
          <w:i/>
          <w:iCs/>
        </w:rPr>
        <w:t>MulticlassClassificationEvaluator</w:t>
      </w:r>
      <w:r w:rsidR="007456AA">
        <w:t xml:space="preserve"> që përdor dy metoda kryesore që shërbejnë për marrjen e predikimeve aktuale dhe krahasimin me ato realet. Kthen probabilitetin e saktësisë, pra një numër prej 0 deri 1.</w:t>
      </w:r>
    </w:p>
    <w:p w14:paraId="352185D3" w14:textId="05C2B49B" w:rsidR="00755CBB" w:rsidRPr="00F45960" w:rsidRDefault="007456AA" w:rsidP="00214ADA">
      <w:r>
        <w:t>Më pas ruajmë modelin e trajnuar lokalisht në këtë mënyrë</w:t>
      </w:r>
      <w:r w:rsidR="008C26ED">
        <w:t xml:space="preserve"> (</w:t>
      </w:r>
      <w:r w:rsidR="008C26ED">
        <w:fldChar w:fldCharType="begin"/>
      </w:r>
      <w:r w:rsidR="008C26ED">
        <w:instrText xml:space="preserve"> REF _Ref23845360 \h </w:instrText>
      </w:r>
      <w:r w:rsidR="008C26ED">
        <w:fldChar w:fldCharType="separate"/>
      </w:r>
      <w:r w:rsidR="008C26ED">
        <w:t xml:space="preserve">Figura </w:t>
      </w:r>
      <w:r w:rsidR="008C26ED">
        <w:rPr>
          <w:noProof/>
        </w:rPr>
        <w:t>32</w:t>
      </w:r>
      <w:r w:rsidR="008C26ED">
        <w:t>: Ruajtja e modelit t</w:t>
      </w:r>
      <w:r w:rsidR="008C26ED" w:rsidRPr="006F24F2">
        <w:t>ë</w:t>
      </w:r>
      <w:r w:rsidR="008C26ED">
        <w:t xml:space="preserve"> trajnuar n</w:t>
      </w:r>
      <w:r w:rsidR="008C26ED" w:rsidRPr="006F24F2">
        <w:t>ë</w:t>
      </w:r>
      <w:r w:rsidR="008C26ED">
        <w:t xml:space="preserve"> makin</w:t>
      </w:r>
      <w:r w:rsidR="008C26ED" w:rsidRPr="006F24F2">
        <w:t>ë</w:t>
      </w:r>
      <w:r w:rsidR="008C26ED">
        <w:t>n lokale</w:t>
      </w:r>
      <w:r w:rsidR="008C26ED">
        <w:fldChar w:fldCharType="end"/>
      </w:r>
      <w:r w:rsidR="008C26ED">
        <w:t>)</w:t>
      </w:r>
      <w:r>
        <w:t>.</w:t>
      </w:r>
    </w:p>
    <w:p w14:paraId="1AB604ED" w14:textId="77777777" w:rsidR="00495B1D" w:rsidRDefault="00755CBB" w:rsidP="00495B1D">
      <w:pPr>
        <w:keepNext/>
      </w:pPr>
      <w:r w:rsidRPr="00F45960">
        <w:rPr>
          <w:noProof/>
          <w:lang w:val="en-US"/>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C46CE1A" w14:textId="609DAB37" w:rsidR="00755CBB" w:rsidRDefault="00495B1D" w:rsidP="00F31A2C">
      <w:pPr>
        <w:pStyle w:val="Caption"/>
      </w:pPr>
      <w:bookmarkStart w:id="183" w:name="_Ref23845360"/>
      <w:bookmarkStart w:id="184" w:name="_Toc23845937"/>
      <w:r>
        <w:t xml:space="preserve">Figura </w:t>
      </w:r>
      <w:r>
        <w:fldChar w:fldCharType="begin"/>
      </w:r>
      <w:r>
        <w:instrText xml:space="preserve"> SEQ Figura \* ARABIC </w:instrText>
      </w:r>
      <w:r>
        <w:fldChar w:fldCharType="separate"/>
      </w:r>
      <w:r w:rsidR="003541D8">
        <w:rPr>
          <w:noProof/>
        </w:rPr>
        <w:t>32</w:t>
      </w:r>
      <w:r>
        <w:fldChar w:fldCharType="end"/>
      </w:r>
      <w:r>
        <w:t>: Ruajtja e modelit t</w:t>
      </w:r>
      <w:r w:rsidRPr="006F24F2">
        <w:t>ë</w:t>
      </w:r>
      <w:r>
        <w:t xml:space="preserve"> trajnuar n</w:t>
      </w:r>
      <w:r w:rsidRPr="006F24F2">
        <w:t>ë</w:t>
      </w:r>
      <w:r>
        <w:t xml:space="preserve"> makin</w:t>
      </w:r>
      <w:r w:rsidRPr="006F24F2">
        <w:t>ë</w:t>
      </w:r>
      <w:r>
        <w:t>n lokale</w:t>
      </w:r>
      <w:bookmarkEnd w:id="183"/>
      <w:bookmarkEnd w:id="184"/>
    </w:p>
    <w:p w14:paraId="1BBE3A0B" w14:textId="77777777" w:rsidR="008C26ED" w:rsidRPr="008C26ED" w:rsidRDefault="008C26ED" w:rsidP="008C26ED"/>
    <w:p w14:paraId="0A5AB3D7" w14:textId="787F1B48" w:rsidR="00880C13" w:rsidRDefault="007456AA" w:rsidP="00730FF6">
      <w:r>
        <w:t xml:space="preserve">Përparësi e madhe e këtij veprimi është se nuk ka nevojë që të trajnohet modeli për secilën të dhënë që duam të predikojmë, por algoritmi ngarkon algoritmin e trajnuar dhe aplikon veprimin e caktuar në të, që kryhet në disa mili sekonda. </w:t>
      </w:r>
    </w:p>
    <w:p w14:paraId="3F468700" w14:textId="2EBE10AC" w:rsidR="007456AA" w:rsidRDefault="007456AA" w:rsidP="00730FF6">
      <w:r>
        <w:t>Përndryshe, nëse nuk do të ruanim algoritmin e trajnuar, do të duhej ta trajnonim atë për secilin predikim, që për data setin tonë, i duhen përafërsisht 5-6 minuta. E kjo do të rezultonte në eksperiencë të tmerrshme për këdo që tenton të aplikoj metrika në të.</w:t>
      </w:r>
    </w:p>
    <w:p w14:paraId="7789E936" w14:textId="77777777" w:rsidR="007456AA" w:rsidRPr="007456AA" w:rsidRDefault="007456AA" w:rsidP="009B7CD1"/>
    <w:p w14:paraId="2B1B0E68" w14:textId="77777777" w:rsidR="00873671" w:rsidRDefault="009B7CD1" w:rsidP="009B7CD1">
      <w:pPr>
        <w:pStyle w:val="Heading2"/>
      </w:pPr>
      <w:bookmarkStart w:id="185" w:name="_Toc23844149"/>
      <w:r>
        <w:lastRenderedPageBreak/>
        <w:t>Largimi i të veçuarve</w:t>
      </w:r>
      <w:bookmarkEnd w:id="185"/>
    </w:p>
    <w:p w14:paraId="034190B6" w14:textId="77777777" w:rsidR="00873671" w:rsidRDefault="00873671" w:rsidP="00873671">
      <w:r>
        <w:t xml:space="preserve">Siç edhe kemi cekur më lartë, për arsye të vlerave të vazhdueshme, mundësia e paraqitjes të </w:t>
      </w:r>
      <w:r>
        <w:rPr>
          <w:i/>
          <w:iCs/>
        </w:rPr>
        <w:t xml:space="preserve">outliers </w:t>
      </w:r>
      <w:r>
        <w:t xml:space="preserve">është e madhe andaj është mirë që të largohen të dhënat me këto veti përpara aplikimit të algoritmit </w:t>
      </w:r>
      <w:r>
        <w:rPr>
          <w:i/>
          <w:iCs/>
        </w:rPr>
        <w:t xml:space="preserve">Random Forest. </w:t>
      </w:r>
    </w:p>
    <w:p w14:paraId="111530AB" w14:textId="0A40AFE4" w:rsidR="00880C13" w:rsidRDefault="00873671" w:rsidP="00873671">
      <w:r>
        <w:t xml:space="preserve">Për këtë pjesë ne kemi përdorur metodën për intervale ndër kuartile (ang. </w:t>
      </w:r>
      <w:r>
        <w:rPr>
          <w:i/>
          <w:iCs/>
        </w:rPr>
        <w:t>interquartile range)</w:t>
      </w:r>
      <w:r>
        <w:t xml:space="preserve">. </w:t>
      </w:r>
      <w:r w:rsidR="00F110CD">
        <w:t>Kjo metodë i është aplikuar secilës kolonë të data setit tonë, e metoda funksionon në atë mënyrë që së pari radhiten të dhënat në varg rritës dhe merren medianat e gjysmës së parë dhe gjysmës së dytë</w:t>
      </w:r>
      <w:r w:rsidR="002E2B68">
        <w:t>.</w:t>
      </w:r>
      <w:r w:rsidR="00F110CD">
        <w:t xml:space="preserve"> </w:t>
      </w:r>
      <w:r w:rsidR="002E2B68">
        <w:t>L</w:t>
      </w:r>
      <w:r w:rsidR="00F110CD">
        <w:t xml:space="preserve">e të themi se Q1 është gjysma e medianës së parë ndërsa </w:t>
      </w:r>
      <w:r w:rsidR="002E2B68">
        <w:t xml:space="preserve">Q3 gjysma e medianës së dytë. Gjejmë diferencën në mes këtyre dy vlerave, </w:t>
      </w:r>
      <w:r w:rsidR="00A7263F">
        <w:t xml:space="preserve">IQR = Q3 – Q1, </w:t>
      </w:r>
      <w:r w:rsidR="002E2B68">
        <w:t>vlerë kjo e quajtur vlera ndër kuartile (nga edhe e ka marrë emrin)</w:t>
      </w:r>
      <w:r w:rsidR="00A7263F">
        <w:t xml:space="preserve"> dhe ia shtojmë përkatësisht zbresim vlerës Q3 dhe Q1, pra, A = Q3 + </w:t>
      </w:r>
      <w:r w:rsidR="002B41A0">
        <w:t xml:space="preserve">1.5 * </w:t>
      </w:r>
      <w:r w:rsidR="00A7263F">
        <w:t>IQR dhe B = Q1 –</w:t>
      </w:r>
      <w:r w:rsidR="002B41A0">
        <w:t xml:space="preserve"> 1.5 *</w:t>
      </w:r>
      <w:r w:rsidR="00A7263F">
        <w:t xml:space="preserve"> IQR</w:t>
      </w:r>
      <w:r w:rsidR="002B41A0">
        <w:t xml:space="preserve"> ku 1.5 </w:t>
      </w:r>
      <w:r w:rsidR="002B41A0" w:rsidRPr="002B41A0">
        <w:t>ë</w:t>
      </w:r>
      <w:r w:rsidR="002B41A0">
        <w:t>sht</w:t>
      </w:r>
      <w:r w:rsidR="002B41A0" w:rsidRPr="002B41A0">
        <w:t>ë</w:t>
      </w:r>
      <w:r w:rsidR="002B41A0">
        <w:t xml:space="preserve"> nj</w:t>
      </w:r>
      <w:r w:rsidR="002B41A0" w:rsidRPr="002B41A0">
        <w:t>ë</w:t>
      </w:r>
      <w:r w:rsidR="002B41A0">
        <w:t xml:space="preserve"> vler</w:t>
      </w:r>
      <w:r w:rsidR="002B41A0" w:rsidRPr="002B41A0">
        <w:t>ë</w:t>
      </w:r>
      <w:r w:rsidR="002B41A0">
        <w:t xml:space="preserve"> rrit</w:t>
      </w:r>
      <w:r w:rsidR="002B41A0" w:rsidRPr="002B41A0">
        <w:t>ë</w:t>
      </w:r>
      <w:r w:rsidR="002B41A0">
        <w:t>se apo zvog</w:t>
      </w:r>
      <w:r w:rsidR="002B41A0" w:rsidRPr="002B41A0">
        <w:t>ë</w:t>
      </w:r>
      <w:r w:rsidR="002B41A0">
        <w:t>luese e intervalit q</w:t>
      </w:r>
      <w:r w:rsidR="002B41A0" w:rsidRPr="002B41A0">
        <w:t>ë</w:t>
      </w:r>
      <w:r w:rsidR="002B41A0">
        <w:t xml:space="preserve"> duam t</w:t>
      </w:r>
      <w:r w:rsidR="002B41A0" w:rsidRPr="002B41A0">
        <w:t>ë</w:t>
      </w:r>
      <w:r w:rsidR="002B41A0">
        <w:t xml:space="preserve"> marrim.</w:t>
      </w:r>
      <w:r w:rsidR="00A7263F">
        <w:t xml:space="preserve"> Secilën vlerë në data set më të vogël se B dhe më të madhe se A i largojmë</w:t>
      </w:r>
      <w:r w:rsidR="00105832">
        <w:t xml:space="preserve"> (</w:t>
      </w:r>
      <w:r w:rsidR="00105832">
        <w:fldChar w:fldCharType="begin"/>
      </w:r>
      <w:r w:rsidR="00105832">
        <w:instrText xml:space="preserve"> REF _Ref23845372 \h </w:instrText>
      </w:r>
      <w:r w:rsidR="00105832">
        <w:fldChar w:fldCharType="separate"/>
      </w:r>
      <w:r w:rsidR="00105832">
        <w:t xml:space="preserve">Figura </w:t>
      </w:r>
      <w:r w:rsidR="00105832">
        <w:rPr>
          <w:noProof/>
        </w:rPr>
        <w:t>33</w:t>
      </w:r>
      <w:r w:rsidR="00105832">
        <w:t>: Shembull i gjetjes e një intervali ndër kuartile</w:t>
      </w:r>
      <w:r w:rsidR="00105832">
        <w:fldChar w:fldCharType="end"/>
      </w:r>
      <w:r w:rsidR="00105832">
        <w:t>)</w:t>
      </w:r>
      <w:r w:rsidR="00A7263F">
        <w:t>.</w:t>
      </w:r>
    </w:p>
    <w:p w14:paraId="14E56C2A" w14:textId="77777777" w:rsidR="00495B1D" w:rsidRDefault="002B41A0" w:rsidP="00495B1D">
      <w:pPr>
        <w:keepNext/>
      </w:pPr>
      <w:r>
        <w:rPr>
          <w:noProof/>
          <w:lang w:val="en-US"/>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2434498E" w14:textId="2801757D" w:rsidR="00F110CD" w:rsidRDefault="00495B1D" w:rsidP="00F31A2C">
      <w:pPr>
        <w:pStyle w:val="Caption"/>
      </w:pPr>
      <w:bookmarkStart w:id="186" w:name="_Ref23845372"/>
      <w:bookmarkStart w:id="187" w:name="_Toc23845938"/>
      <w:r>
        <w:t xml:space="preserve">Figura </w:t>
      </w:r>
      <w:r>
        <w:fldChar w:fldCharType="begin"/>
      </w:r>
      <w:r>
        <w:instrText xml:space="preserve"> SEQ Figura \* ARABIC </w:instrText>
      </w:r>
      <w:r>
        <w:fldChar w:fldCharType="separate"/>
      </w:r>
      <w:r w:rsidR="003541D8">
        <w:rPr>
          <w:noProof/>
        </w:rPr>
        <w:t>33</w:t>
      </w:r>
      <w:r>
        <w:fldChar w:fldCharType="end"/>
      </w:r>
      <w:r>
        <w:t>: Shembull i gjetjes e një intervali ndër kuartil</w:t>
      </w:r>
      <w:r w:rsidR="00A03CF4">
        <w:t>e</w:t>
      </w:r>
      <w:bookmarkEnd w:id="186"/>
      <w:bookmarkEnd w:id="187"/>
    </w:p>
    <w:p w14:paraId="5B0515F3" w14:textId="6D27E770" w:rsidR="00B07206" w:rsidRDefault="00B07206" w:rsidP="00B07206"/>
    <w:p w14:paraId="2EE69D90" w14:textId="0995EC86" w:rsidR="00B07206" w:rsidRDefault="00B07206" w:rsidP="00B07206"/>
    <w:p w14:paraId="579F8414" w14:textId="7535C02D" w:rsidR="00B07206" w:rsidRDefault="00B07206" w:rsidP="00B07206"/>
    <w:p w14:paraId="2A1A73FD" w14:textId="514B838B" w:rsidR="00B07206" w:rsidRDefault="00B07206" w:rsidP="00B07206"/>
    <w:p w14:paraId="59025C30" w14:textId="7531541F" w:rsidR="00B07206" w:rsidRDefault="00B07206" w:rsidP="00B07206"/>
    <w:p w14:paraId="00751B75" w14:textId="39327882" w:rsidR="00B07206" w:rsidRDefault="00B07206" w:rsidP="00B07206"/>
    <w:p w14:paraId="6045F408" w14:textId="3C7C47F1" w:rsidR="00B07206" w:rsidRDefault="00B07206" w:rsidP="00B07206"/>
    <w:p w14:paraId="06E0ADA3" w14:textId="67485F63" w:rsidR="00B07206" w:rsidRDefault="00B07206" w:rsidP="00B07206"/>
    <w:p w14:paraId="5E803520" w14:textId="4466DFE9" w:rsidR="00B07206" w:rsidRDefault="00B07206" w:rsidP="00B07206"/>
    <w:p w14:paraId="39A8BF64" w14:textId="29542B20" w:rsidR="00B07206" w:rsidRDefault="00B07206" w:rsidP="00B07206"/>
    <w:p w14:paraId="1D073315" w14:textId="77777777" w:rsidR="00B07206" w:rsidRPr="00B07206" w:rsidRDefault="00B07206" w:rsidP="00B07206"/>
    <w:p w14:paraId="704D9A6F" w14:textId="3FBB509F" w:rsidR="00B4761A" w:rsidRPr="00F45960" w:rsidRDefault="00B4761A" w:rsidP="00B4761A">
      <w:pPr>
        <w:pStyle w:val="Heading1"/>
      </w:pPr>
      <w:bookmarkStart w:id="188" w:name="_Toc23844150"/>
      <w:commentRangeStart w:id="189"/>
      <w:r w:rsidRPr="00F45960">
        <w:lastRenderedPageBreak/>
        <w:t>Play në Scala</w:t>
      </w:r>
      <w:bookmarkEnd w:id="188"/>
      <w:commentRangeEnd w:id="189"/>
      <w:r w:rsidR="00F37F38">
        <w:rPr>
          <w:rStyle w:val="CommentReference"/>
          <w:rFonts w:eastAsia="MS Mincho" w:cstheme="minorBidi"/>
        </w:rPr>
        <w:commentReference w:id="189"/>
      </w:r>
    </w:p>
    <w:p w14:paraId="29DC6D55" w14:textId="085B278E" w:rsidR="00041AE7" w:rsidRPr="00F45960" w:rsidRDefault="00041AE7">
      <w:pPr>
        <w:jc w:val="left"/>
      </w:pPr>
    </w:p>
    <w:p w14:paraId="2C09259D" w14:textId="3FEC7E55" w:rsidR="00041AE7" w:rsidRPr="00F45960" w:rsidRDefault="00B4761A" w:rsidP="00B4761A">
      <w:pPr>
        <w:pStyle w:val="Heading2"/>
      </w:pPr>
      <w:bookmarkStart w:id="190" w:name="_Toc23844151"/>
      <w:r w:rsidRPr="00F45960">
        <w:t>Struktura</w:t>
      </w:r>
      <w:bookmarkEnd w:id="190"/>
    </w:p>
    <w:p w14:paraId="6EB766D5" w14:textId="2770A718" w:rsidR="00B4761A" w:rsidRPr="00F45960" w:rsidRDefault="00B4761A" w:rsidP="00B4761A">
      <w:r w:rsidRPr="00F45960">
        <w:t>Siç e kemi cekur edhe m</w:t>
      </w:r>
      <w:r w:rsidR="006B3B73" w:rsidRPr="00F45960">
        <w:t>ë</w:t>
      </w:r>
      <w:r w:rsidRPr="00F45960">
        <w:t xml:space="preserve"> lart</w:t>
      </w:r>
      <w:r w:rsidR="006B3B73" w:rsidRPr="00F45960">
        <w:t>ë</w:t>
      </w:r>
      <w:r w:rsidRPr="00F45960">
        <w:t>, arkitektura n</w:t>
      </w:r>
      <w:r w:rsidR="006B3B73" w:rsidRPr="00F45960">
        <w:t>ë</w:t>
      </w:r>
      <w:r w:rsidRPr="00F45960">
        <w:t xml:space="preserve"> t</w:t>
      </w:r>
      <w:r w:rsidR="006B3B73" w:rsidRPr="00F45960">
        <w:t>ë</w:t>
      </w:r>
      <w:r w:rsidRPr="00F45960">
        <w:t xml:space="preserve"> cilin Play </w:t>
      </w:r>
      <w:r w:rsidR="00A06A6C" w:rsidRPr="00F45960">
        <w:t xml:space="preserve"> </w:t>
      </w:r>
      <w:r w:rsidR="006B3B73" w:rsidRPr="00F45960">
        <w:t>ë</w:t>
      </w:r>
      <w:r w:rsidRPr="00F45960">
        <w:t>sht</w:t>
      </w:r>
      <w:r w:rsidR="006B3B73" w:rsidRPr="00F45960">
        <w:t>ë</w:t>
      </w:r>
      <w:r w:rsidRPr="00F45960">
        <w:t xml:space="preserve"> nd</w:t>
      </w:r>
      <w:r w:rsidR="006B3B73" w:rsidRPr="00F45960">
        <w:t>ë</w:t>
      </w:r>
      <w:r w:rsidRPr="00F45960">
        <w:t xml:space="preserve">rtuar </w:t>
      </w:r>
      <w:r w:rsidR="006B3B73" w:rsidRPr="00F45960">
        <w:t>ë</w:t>
      </w:r>
      <w:r w:rsidRPr="00F45960">
        <w:t>sht</w:t>
      </w:r>
      <w:r w:rsidR="006B3B73" w:rsidRPr="00F45960">
        <w:t>ë</w:t>
      </w:r>
      <w:r w:rsidRPr="00F45960">
        <w:t xml:space="preserve"> MVC, pra </w:t>
      </w:r>
      <w:r w:rsidRPr="00F45960">
        <w:rPr>
          <w:i/>
          <w:iCs/>
        </w:rPr>
        <w:t>Model, Vie</w:t>
      </w:r>
      <w:r w:rsidR="00C91C13" w:rsidRPr="00F45960">
        <w:rPr>
          <w:i/>
          <w:iCs/>
        </w:rPr>
        <w:t>w</w:t>
      </w:r>
      <w:r w:rsidRPr="00F45960">
        <w:rPr>
          <w:i/>
          <w:iCs/>
        </w:rPr>
        <w:t xml:space="preserve"> </w:t>
      </w:r>
      <w:r w:rsidRPr="00F45960">
        <w:t xml:space="preserve">dhe </w:t>
      </w:r>
      <w:r w:rsidRPr="00F45960">
        <w:rPr>
          <w:i/>
          <w:iCs/>
        </w:rPr>
        <w:t xml:space="preserve">Controller. </w:t>
      </w:r>
      <w:r w:rsidRPr="00F45960">
        <w:t>N</w:t>
      </w:r>
      <w:r w:rsidR="006B3B73" w:rsidRPr="00F45960">
        <w:t>ë</w:t>
      </w:r>
      <w:r w:rsidRPr="00F45960">
        <w:t xml:space="preserve"> rastin ton</w:t>
      </w:r>
      <w:r w:rsidR="006B3B73" w:rsidRPr="00F45960">
        <w:t>ë</w:t>
      </w:r>
      <w:r w:rsidRPr="00F45960">
        <w:t>, p</w:t>
      </w:r>
      <w:r w:rsidR="006B3B73" w:rsidRPr="00F45960">
        <w:t>ë</w:t>
      </w:r>
      <w:r w:rsidRPr="00F45960">
        <w:t>r arsye t</w:t>
      </w:r>
      <w:r w:rsidR="006B3B73" w:rsidRPr="00F45960">
        <w:t>ë</w:t>
      </w:r>
      <w:r w:rsidRPr="00F45960">
        <w:t xml:space="preserve"> </w:t>
      </w:r>
      <w:r w:rsidR="002000C0" w:rsidRPr="00F45960">
        <w:t>integrimit të aplikacionit me Flutter</w:t>
      </w:r>
      <w:r w:rsidRPr="00F45960">
        <w:t xml:space="preserve">, kemi </w:t>
      </w:r>
      <w:r w:rsidR="00C61437" w:rsidRPr="00F45960">
        <w:t>ç</w:t>
      </w:r>
      <w:r w:rsidRPr="00F45960">
        <w:t xml:space="preserve">kyqur komponentin </w:t>
      </w:r>
      <w:r w:rsidRPr="00F45960">
        <w:rPr>
          <w:i/>
          <w:iCs/>
        </w:rPr>
        <w:t>Vie</w:t>
      </w:r>
      <w:r w:rsidR="00C61437" w:rsidRPr="00F45960">
        <w:rPr>
          <w:i/>
          <w:iCs/>
        </w:rPr>
        <w:t>w</w:t>
      </w:r>
      <w:r w:rsidRPr="00F45960">
        <w:t>, nd</w:t>
      </w:r>
      <w:r w:rsidR="006B3B73" w:rsidRPr="00F45960">
        <w:t>ë</w:t>
      </w:r>
      <w:r w:rsidRPr="00F45960">
        <w:t xml:space="preserve">rsa komponenti </w:t>
      </w:r>
      <w:r w:rsidRPr="00F45960">
        <w:rPr>
          <w:i/>
          <w:iCs/>
        </w:rPr>
        <w:t xml:space="preserve">Model </w:t>
      </w:r>
      <w:r w:rsidRPr="00F45960">
        <w:t xml:space="preserve">nuk </w:t>
      </w:r>
      <w:r w:rsidR="006B3B73" w:rsidRPr="00F45960">
        <w:t>ë</w:t>
      </w:r>
      <w:r w:rsidRPr="00F45960">
        <w:t>sht</w:t>
      </w:r>
      <w:r w:rsidR="006B3B73" w:rsidRPr="00F45960">
        <w:t>ë</w:t>
      </w:r>
      <w:r w:rsidRPr="00F45960">
        <w:t xml:space="preserve"> p</w:t>
      </w:r>
      <w:r w:rsidR="006B3B73" w:rsidRPr="00F45960">
        <w:t>ë</w:t>
      </w:r>
      <w:r w:rsidRPr="00F45960">
        <w:t>rdorur pasi nuk kemi nevoj</w:t>
      </w:r>
      <w:r w:rsidR="006B3B73" w:rsidRPr="00F45960">
        <w:t>ë</w:t>
      </w:r>
      <w:r w:rsidRPr="00F45960">
        <w:t xml:space="preserve"> p</w:t>
      </w:r>
      <w:r w:rsidR="006B3B73" w:rsidRPr="00F45960">
        <w:t>ë</w:t>
      </w:r>
      <w:r w:rsidRPr="00F45960">
        <w:t xml:space="preserve">r lidhje me </w:t>
      </w:r>
      <w:r w:rsidR="002043A2" w:rsidRPr="00F45960">
        <w:t>bazën e të dhënave</w:t>
      </w:r>
      <w:r w:rsidRPr="00F45960">
        <w:t>, pasi t</w:t>
      </w:r>
      <w:r w:rsidR="006B3B73" w:rsidRPr="00F45960">
        <w:t>ë</w:t>
      </w:r>
      <w:r w:rsidRPr="00F45960">
        <w:t xml:space="preserve"> dh</w:t>
      </w:r>
      <w:r w:rsidR="006B3B73" w:rsidRPr="00F45960">
        <w:t>ë</w:t>
      </w:r>
      <w:r w:rsidRPr="00F45960">
        <w:t>nat po i ruajm</w:t>
      </w:r>
      <w:r w:rsidR="006B3B73" w:rsidRPr="00F45960">
        <w:t>ë</w:t>
      </w:r>
      <w:r w:rsidRPr="00F45960">
        <w:t xml:space="preserve"> n</w:t>
      </w:r>
      <w:r w:rsidR="006B3B73" w:rsidRPr="00F45960">
        <w:t>ë</w:t>
      </w:r>
      <w:r w:rsidRPr="00F45960">
        <w:t xml:space="preserve"> m</w:t>
      </w:r>
      <w:r w:rsidR="006B3B73" w:rsidRPr="00F45960">
        <w:t>ë</w:t>
      </w:r>
      <w:r w:rsidRPr="00F45960">
        <w:t>nyr</w:t>
      </w:r>
      <w:r w:rsidR="006B3B73" w:rsidRPr="00F45960">
        <w:t>ë</w:t>
      </w:r>
      <w:r w:rsidRPr="00F45960">
        <w:t xml:space="preserve"> lokale. Diçka si komponenti </w:t>
      </w:r>
      <w:r w:rsidRPr="00F45960">
        <w:rPr>
          <w:i/>
          <w:iCs/>
        </w:rPr>
        <w:t xml:space="preserve">model </w:t>
      </w:r>
      <w:r w:rsidRPr="00F45960">
        <w:t>mund t</w:t>
      </w:r>
      <w:r w:rsidR="006B3B73" w:rsidRPr="00F45960">
        <w:t>ë</w:t>
      </w:r>
      <w:r w:rsidRPr="00F45960">
        <w:t xml:space="preserve"> konsiderohet </w:t>
      </w:r>
      <w:r w:rsidR="002043A2" w:rsidRPr="00F45960">
        <w:t xml:space="preserve">klasa </w:t>
      </w:r>
      <w:r w:rsidRPr="00F45960">
        <w:rPr>
          <w:i/>
          <w:iCs/>
        </w:rPr>
        <w:t xml:space="preserve">Match </w:t>
      </w:r>
      <w:r w:rsidRPr="00F45960">
        <w:t>e p</w:t>
      </w:r>
      <w:r w:rsidR="006B3B73" w:rsidRPr="00F45960">
        <w:t>ë</w:t>
      </w:r>
      <w:r w:rsidRPr="00F45960">
        <w:t>rmendur m</w:t>
      </w:r>
      <w:r w:rsidR="006B3B73" w:rsidRPr="00F45960">
        <w:t>ë</w:t>
      </w:r>
      <w:r w:rsidRPr="00F45960">
        <w:t xml:space="preserve"> lart</w:t>
      </w:r>
      <w:r w:rsidR="006B3B73" w:rsidRPr="00F45960">
        <w:t>ë</w:t>
      </w:r>
      <w:r w:rsidRPr="00F45960">
        <w:t>, q</w:t>
      </w:r>
      <w:r w:rsidR="006B3B73" w:rsidRPr="00F45960">
        <w:t>ë</w:t>
      </w:r>
      <w:r w:rsidRPr="00F45960">
        <w:t xml:space="preserve"> paraqet nj</w:t>
      </w:r>
      <w:r w:rsidR="006B3B73" w:rsidRPr="00F45960">
        <w:t>ë</w:t>
      </w:r>
      <w:r w:rsidRPr="00F45960">
        <w:t xml:space="preserve"> struktur</w:t>
      </w:r>
      <w:r w:rsidR="006B3B73" w:rsidRPr="00F45960">
        <w:t>ë</w:t>
      </w:r>
      <w:r w:rsidRPr="00F45960">
        <w:t xml:space="preserve"> n</w:t>
      </w:r>
      <w:r w:rsidR="006B3B73" w:rsidRPr="00F45960">
        <w:t>ë</w:t>
      </w:r>
      <w:r w:rsidRPr="00F45960">
        <w:t xml:space="preserve"> t</w:t>
      </w:r>
      <w:r w:rsidR="006B3B73" w:rsidRPr="00F45960">
        <w:t>ë</w:t>
      </w:r>
      <w:r w:rsidRPr="00F45960">
        <w:t xml:space="preserve"> cil</w:t>
      </w:r>
      <w:r w:rsidR="006B3B73" w:rsidRPr="00F45960">
        <w:t>ë</w:t>
      </w:r>
      <w:r w:rsidRPr="00F45960">
        <w:t>n kalohen informatat Json</w:t>
      </w:r>
      <w:r w:rsidRPr="00F45960">
        <w:rPr>
          <w:i/>
          <w:iCs/>
        </w:rPr>
        <w:t>.</w:t>
      </w:r>
      <w:r w:rsidRPr="00F45960">
        <w:t xml:space="preserve"> </w:t>
      </w:r>
    </w:p>
    <w:p w14:paraId="548107C3" w14:textId="161520EA" w:rsidR="00B4761A" w:rsidRPr="00F45960" w:rsidRDefault="00B4761A" w:rsidP="00B4761A">
      <w:r w:rsidRPr="00F45960">
        <w:t>Pra, ne aktualisht p</w:t>
      </w:r>
      <w:r w:rsidR="006B3B73" w:rsidRPr="00F45960">
        <w:t>ë</w:t>
      </w:r>
      <w:r w:rsidRPr="00F45960">
        <w:t>rdorim nj</w:t>
      </w:r>
      <w:r w:rsidR="006B3B73" w:rsidRPr="00F45960">
        <w:t>ë</w:t>
      </w:r>
      <w:r w:rsidRPr="00F45960">
        <w:t xml:space="preserve"> </w:t>
      </w:r>
      <w:r w:rsidR="002043A2" w:rsidRPr="00F45960">
        <w:t>k</w:t>
      </w:r>
      <w:r w:rsidRPr="00F45960">
        <w:t>ontroller</w:t>
      </w:r>
      <w:r w:rsidRPr="00F45960">
        <w:rPr>
          <w:i/>
          <w:iCs/>
        </w:rPr>
        <w:t xml:space="preserve"> </w:t>
      </w:r>
      <w:r w:rsidRPr="00F45960">
        <w:t>dhe nj</w:t>
      </w:r>
      <w:r w:rsidR="006B3B73" w:rsidRPr="00F45960">
        <w:t>ë</w:t>
      </w:r>
      <w:r w:rsidRPr="00F45960">
        <w:t xml:space="preserve"> pako (ang.</w:t>
      </w:r>
      <w:r w:rsidRPr="00F45960">
        <w:rPr>
          <w:i/>
          <w:iCs/>
        </w:rPr>
        <w:t xml:space="preserve"> package) </w:t>
      </w:r>
      <w:r w:rsidRPr="00F45960">
        <w:t>t</w:t>
      </w:r>
      <w:r w:rsidR="006B3B73" w:rsidRPr="00F45960">
        <w:t>ë</w:t>
      </w:r>
      <w:r w:rsidRPr="00F45960">
        <w:t xml:space="preserve"> quajtur veglat (ang.</w:t>
      </w:r>
      <w:r w:rsidRPr="00F45960">
        <w:rPr>
          <w:i/>
          <w:iCs/>
        </w:rPr>
        <w:t xml:space="preserve"> utilities) </w:t>
      </w:r>
      <w:r w:rsidRPr="00F45960">
        <w:t>n</w:t>
      </w:r>
      <w:r w:rsidR="006B3B73" w:rsidRPr="00F45960">
        <w:t>ë</w:t>
      </w:r>
      <w:r w:rsidRPr="00F45960">
        <w:t>p</w:t>
      </w:r>
      <w:r w:rsidR="006B3B73" w:rsidRPr="00F45960">
        <w:t>ë</w:t>
      </w:r>
      <w:r w:rsidRPr="00F45960">
        <w:t>rmjet s</w:t>
      </w:r>
      <w:r w:rsidR="006B3B73" w:rsidRPr="00F45960">
        <w:t>ë</w:t>
      </w:r>
      <w:r w:rsidRPr="00F45960">
        <w:t xml:space="preserve"> cil</w:t>
      </w:r>
      <w:r w:rsidR="006B3B73" w:rsidRPr="00F45960">
        <w:t>ë</w:t>
      </w:r>
      <w:r w:rsidRPr="00F45960">
        <w:t>s ekzekutojm</w:t>
      </w:r>
      <w:r w:rsidR="006B3B73" w:rsidRPr="00F45960">
        <w:t>ë</w:t>
      </w:r>
      <w:r w:rsidRPr="00F45960">
        <w:t xml:space="preserve"> metoda t</w:t>
      </w:r>
      <w:r w:rsidR="006B3B73" w:rsidRPr="00F45960">
        <w:t>ë</w:t>
      </w:r>
      <w:r w:rsidRPr="00F45960">
        <w:t xml:space="preserve"> </w:t>
      </w:r>
      <w:r w:rsidR="00D051B5" w:rsidRPr="00F45960">
        <w:t>shumta</w:t>
      </w:r>
      <w:r w:rsidR="00B07206">
        <w:t xml:space="preserve"> (</w:t>
      </w:r>
      <w:r w:rsidR="00B07206">
        <w:fldChar w:fldCharType="begin"/>
      </w:r>
      <w:r w:rsidR="00B07206">
        <w:instrText xml:space="preserve"> REF _Ref23845411 \h </w:instrText>
      </w:r>
      <w:r w:rsidR="00B07206">
        <w:fldChar w:fldCharType="separate"/>
      </w:r>
      <w:r w:rsidR="00B07206">
        <w:t xml:space="preserve">Figura </w:t>
      </w:r>
      <w:r w:rsidR="00B07206">
        <w:rPr>
          <w:noProof/>
        </w:rPr>
        <w:t>34</w:t>
      </w:r>
      <w:r w:rsidR="00B07206">
        <w:t>: Struktura MVC n</w:t>
      </w:r>
      <w:r w:rsidR="00B07206" w:rsidRPr="00122264">
        <w:t>ë</w:t>
      </w:r>
      <w:r w:rsidR="00B07206">
        <w:t xml:space="preserve"> Scala</w:t>
      </w:r>
      <w:r w:rsidR="00B07206">
        <w:fldChar w:fldCharType="end"/>
      </w:r>
      <w:r w:rsidR="00B07206">
        <w:t>)</w:t>
      </w:r>
      <w:r w:rsidRPr="00F45960">
        <w:t xml:space="preserve">. </w:t>
      </w:r>
    </w:p>
    <w:p w14:paraId="012950E3" w14:textId="77777777" w:rsidR="00E2181C" w:rsidRDefault="00B4761A" w:rsidP="00E2181C">
      <w:pPr>
        <w:keepNext/>
      </w:pPr>
      <w:r w:rsidRPr="00F45960">
        <w:rPr>
          <w:noProof/>
          <w:lang w:val="en-US"/>
        </w:rPr>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0289FE2A" w14:textId="19BADAE3" w:rsidR="00A4353F" w:rsidRDefault="00E2181C" w:rsidP="00F31A2C">
      <w:pPr>
        <w:pStyle w:val="Caption"/>
      </w:pPr>
      <w:bookmarkStart w:id="191" w:name="_Ref23845411"/>
      <w:bookmarkStart w:id="192" w:name="_Toc23845939"/>
      <w:r>
        <w:t xml:space="preserve">Figura </w:t>
      </w:r>
      <w:r>
        <w:fldChar w:fldCharType="begin"/>
      </w:r>
      <w:r>
        <w:instrText xml:space="preserve"> SEQ Figura \* ARABIC </w:instrText>
      </w:r>
      <w:r>
        <w:fldChar w:fldCharType="separate"/>
      </w:r>
      <w:r w:rsidR="003541D8">
        <w:rPr>
          <w:noProof/>
        </w:rPr>
        <w:t>34</w:t>
      </w:r>
      <w:r>
        <w:fldChar w:fldCharType="end"/>
      </w:r>
      <w:r>
        <w:t>: Struktura MVC n</w:t>
      </w:r>
      <w:r w:rsidRPr="00122264">
        <w:t>ë</w:t>
      </w:r>
      <w:r>
        <w:t xml:space="preserve"> Scala</w:t>
      </w:r>
      <w:bookmarkEnd w:id="191"/>
      <w:bookmarkEnd w:id="192"/>
    </w:p>
    <w:p w14:paraId="306BE73F" w14:textId="77777777" w:rsidR="00B07206" w:rsidRPr="00B07206" w:rsidRDefault="00B07206" w:rsidP="00B07206"/>
    <w:p w14:paraId="4A66C418" w14:textId="4E754197" w:rsidR="00041AE7" w:rsidRDefault="00B45CC4" w:rsidP="00B45CC4">
      <w:r w:rsidRPr="00F45960">
        <w:rPr>
          <w:i/>
          <w:iCs/>
        </w:rPr>
        <w:t xml:space="preserve">MainController </w:t>
      </w:r>
      <w:r w:rsidRPr="00F45960">
        <w:t>paraqet kontrollerin kryesor</w:t>
      </w:r>
      <w:r w:rsidR="006B3B73" w:rsidRPr="00F45960">
        <w:t>ë</w:t>
      </w:r>
      <w:r w:rsidRPr="00F45960">
        <w:t>, q</w:t>
      </w:r>
      <w:r w:rsidR="006B3B73" w:rsidRPr="00F45960">
        <w:t>ë</w:t>
      </w:r>
      <w:r w:rsidRPr="00F45960">
        <w:t xml:space="preserve"> drejton secil</w:t>
      </w:r>
      <w:r w:rsidR="006B3B73" w:rsidRPr="00F45960">
        <w:t>ë</w:t>
      </w:r>
      <w:r w:rsidRPr="00F45960">
        <w:t>n k</w:t>
      </w:r>
      <w:r w:rsidR="006B3B73" w:rsidRPr="00F45960">
        <w:t>ë</w:t>
      </w:r>
      <w:r w:rsidRPr="00F45960">
        <w:t>rkes</w:t>
      </w:r>
      <w:r w:rsidR="006B3B73" w:rsidRPr="00F45960">
        <w:t>ë</w:t>
      </w:r>
      <w:r w:rsidRPr="00F45960">
        <w:t xml:space="preserve"> n</w:t>
      </w:r>
      <w:r w:rsidR="006B3B73" w:rsidRPr="00F45960">
        <w:t>ë</w:t>
      </w:r>
      <w:r w:rsidRPr="00F45960">
        <w:t xml:space="preserve"> rrug</w:t>
      </w:r>
      <w:r w:rsidR="006B3B73" w:rsidRPr="00F45960">
        <w:t>ë</w:t>
      </w:r>
      <w:r w:rsidRPr="00F45960">
        <w:t>n e duhur. Pra, secila metod</w:t>
      </w:r>
      <w:r w:rsidR="006B3B73" w:rsidRPr="00F45960">
        <w:t>ë</w:t>
      </w:r>
      <w:r w:rsidRPr="00F45960">
        <w:t xml:space="preserve"> </w:t>
      </w:r>
      <w:r w:rsidR="00D051B5" w:rsidRPr="00F45960">
        <w:t>me</w:t>
      </w:r>
      <w:r w:rsidRPr="00F45960">
        <w:t xml:space="preserve"> rrug</w:t>
      </w:r>
      <w:r w:rsidR="006B3B73" w:rsidRPr="00F45960">
        <w:t>ë</w:t>
      </w:r>
      <w:r w:rsidRPr="00F45960">
        <w:t>n (ang.</w:t>
      </w:r>
      <w:r w:rsidRPr="00F45960">
        <w:rPr>
          <w:i/>
          <w:iCs/>
        </w:rPr>
        <w:t xml:space="preserve"> routing) </w:t>
      </w:r>
      <w:r w:rsidRPr="00F45960">
        <w:t>p</w:t>
      </w:r>
      <w:r w:rsidR="006B3B73" w:rsidRPr="00F45960">
        <w:t>ë</w:t>
      </w:r>
      <w:r w:rsidRPr="00F45960">
        <w:t>rkat</w:t>
      </w:r>
      <w:r w:rsidR="006B3B73" w:rsidRPr="00F45960">
        <w:t>ë</w:t>
      </w:r>
      <w:r w:rsidRPr="00F45960">
        <w:t>s</w:t>
      </w:r>
      <w:r w:rsidR="00D051B5" w:rsidRPr="00F45960">
        <w:t>e</w:t>
      </w:r>
      <w:r w:rsidRPr="00F45960">
        <w:t xml:space="preserve"> menaxhohet nga ky </w:t>
      </w:r>
      <w:r w:rsidR="00FA5954" w:rsidRPr="00F45960">
        <w:t>k</w:t>
      </w:r>
      <w:r w:rsidRPr="00F45960">
        <w:t>ontroller.</w:t>
      </w:r>
    </w:p>
    <w:p w14:paraId="63F7A78F" w14:textId="3D93D88B" w:rsidR="00E45D6F" w:rsidRPr="00F45960" w:rsidRDefault="00E45D6F" w:rsidP="00E45D6F">
      <w:pPr>
        <w:jc w:val="left"/>
      </w:pPr>
      <w:r w:rsidRPr="00F45960">
        <w:rPr>
          <w:i/>
          <w:iCs/>
        </w:rPr>
        <w:t xml:space="preserve">Pre </w:t>
      </w:r>
      <w:r w:rsidR="00B53BDC">
        <w:t>(</w:t>
      </w:r>
      <w:r w:rsidR="00B53BDC">
        <w:fldChar w:fldCharType="begin"/>
      </w:r>
      <w:r w:rsidR="00B53BDC">
        <w:instrText xml:space="preserve"> REF _Ref23845511 \h </w:instrText>
      </w:r>
      <w:r w:rsidR="00B53BDC">
        <w:fldChar w:fldCharType="separate"/>
      </w:r>
      <w:r w:rsidR="00B53BDC">
        <w:t xml:space="preserve">Figura </w:t>
      </w:r>
      <w:r w:rsidR="00B53BDC">
        <w:rPr>
          <w:noProof/>
        </w:rPr>
        <w:t>35</w:t>
      </w:r>
      <w:r w:rsidR="00B53BDC">
        <w:t>: Paraqitja e objektit Pre</w:t>
      </w:r>
      <w:r w:rsidR="00B53BDC">
        <w:fldChar w:fldCharType="end"/>
      </w:r>
      <w:r w:rsidR="00B53BDC">
        <w:t xml:space="preserve">) </w:t>
      </w:r>
      <w:r w:rsidRPr="00F45960">
        <w:t>paraqet po ashtu një objekt në të cilin ekzekutohen metodat globale për Spark</w:t>
      </w:r>
      <w:r w:rsidRPr="00F45960">
        <w:rPr>
          <w:i/>
          <w:iCs/>
        </w:rPr>
        <w:t xml:space="preserve"> </w:t>
      </w:r>
      <w:r w:rsidRPr="00F45960">
        <w:t>dhe për ngarkim të data seteve</w:t>
      </w:r>
      <w:r w:rsidRPr="00F45960">
        <w:rPr>
          <w:i/>
          <w:iCs/>
        </w:rPr>
        <w:t xml:space="preserve"> steam </w:t>
      </w:r>
      <w:r w:rsidRPr="00F45960">
        <w:t>dhe</w:t>
      </w:r>
      <w:r w:rsidRPr="00F45960">
        <w:rPr>
          <w:i/>
          <w:iCs/>
        </w:rPr>
        <w:t xml:space="preserve"> Kaggle. </w:t>
      </w:r>
    </w:p>
    <w:p w14:paraId="03620F75" w14:textId="7CEB5E2A" w:rsidR="00E45D6F" w:rsidRDefault="00E45D6F" w:rsidP="00B45CC4">
      <w:r w:rsidRPr="00F45960">
        <w:rPr>
          <w:noProof/>
          <w:lang w:val="en-US"/>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442BCF71" w14:textId="77777777" w:rsidR="00E45D6F" w:rsidRPr="00F45960" w:rsidRDefault="00E45D6F" w:rsidP="00E45D6F">
      <w:pPr>
        <w:pStyle w:val="Caption"/>
      </w:pPr>
      <w:bookmarkStart w:id="193" w:name="_Ref23845511"/>
      <w:bookmarkStart w:id="194" w:name="_Toc23845940"/>
      <w:r>
        <w:t xml:space="preserve">Figura </w:t>
      </w:r>
      <w:r>
        <w:fldChar w:fldCharType="begin"/>
      </w:r>
      <w:r>
        <w:instrText xml:space="preserve"> SEQ Figura \* ARABIC </w:instrText>
      </w:r>
      <w:r>
        <w:fldChar w:fldCharType="separate"/>
      </w:r>
      <w:r>
        <w:rPr>
          <w:noProof/>
        </w:rPr>
        <w:t>35</w:t>
      </w:r>
      <w:r>
        <w:fldChar w:fldCharType="end"/>
      </w:r>
      <w:r>
        <w:t>: Paraqitja e objektit Pre</w:t>
      </w:r>
      <w:bookmarkEnd w:id="193"/>
      <w:bookmarkEnd w:id="194"/>
    </w:p>
    <w:p w14:paraId="6C886971" w14:textId="77777777" w:rsidR="00E45D6F" w:rsidRPr="00F45960" w:rsidRDefault="00E45D6F" w:rsidP="00B45CC4"/>
    <w:p w14:paraId="508161F7" w14:textId="21DEECEF" w:rsidR="00E2181C" w:rsidRDefault="00B45CC4" w:rsidP="00E2181C">
      <w:pPr>
        <w:keepNext/>
        <w:jc w:val="left"/>
      </w:pPr>
      <w:r w:rsidRPr="00F45960">
        <w:rPr>
          <w:i/>
          <w:iCs/>
        </w:rPr>
        <w:lastRenderedPageBreak/>
        <w:t xml:space="preserve">Dataset </w:t>
      </w:r>
      <w:r w:rsidRPr="00F45960">
        <w:t>paraqet nj</w:t>
      </w:r>
      <w:r w:rsidR="006B3B73" w:rsidRPr="00F45960">
        <w:t>ë</w:t>
      </w:r>
      <w:r w:rsidRPr="00F45960">
        <w:t xml:space="preserve"> objekt t</w:t>
      </w:r>
      <w:r w:rsidR="006B3B73" w:rsidRPr="00F45960">
        <w:t>ë</w:t>
      </w:r>
      <w:r w:rsidRPr="00F45960">
        <w:t xml:space="preserve"> Scalas q</w:t>
      </w:r>
      <w:r w:rsidR="006B3B73" w:rsidRPr="00F45960">
        <w:t>ë</w:t>
      </w:r>
      <w:r w:rsidRPr="00F45960">
        <w:t xml:space="preserve"> duket k</w:t>
      </w:r>
      <w:r w:rsidR="006B3B73" w:rsidRPr="00F45960">
        <w:t>ë</w:t>
      </w:r>
      <w:r w:rsidRPr="00F45960">
        <w:t>shtu</w:t>
      </w:r>
      <w:r w:rsidR="00B53BDC">
        <w:t xml:space="preserve"> (</w:t>
      </w:r>
      <w:r w:rsidR="00B53BDC">
        <w:fldChar w:fldCharType="begin"/>
      </w:r>
      <w:r w:rsidR="00B53BDC">
        <w:instrText xml:space="preserve"> REF _Ref23845499 \h </w:instrText>
      </w:r>
      <w:r w:rsidR="00B53BDC">
        <w:fldChar w:fldCharType="separate"/>
      </w:r>
      <w:r w:rsidR="00B53BDC">
        <w:t xml:space="preserve">Figura </w:t>
      </w:r>
      <w:r w:rsidR="00B53BDC">
        <w:rPr>
          <w:noProof/>
        </w:rPr>
        <w:t>36</w:t>
      </w:r>
      <w:r w:rsidR="00B53BDC">
        <w:t>: Paraqitja e objektit Dataset</w:t>
      </w:r>
      <w:r w:rsidR="00B53BDC">
        <w:fldChar w:fldCharType="end"/>
      </w:r>
      <w:r w:rsidR="00B53BDC">
        <w:t>)</w:t>
      </w:r>
      <w:r w:rsidRPr="00F45960">
        <w:rPr>
          <w:noProof/>
          <w:lang w:val="en-US"/>
        </w:rPr>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645AA56A" w14:textId="32A2B5A4" w:rsidR="00041AE7" w:rsidRDefault="00E2181C" w:rsidP="00F31A2C">
      <w:pPr>
        <w:pStyle w:val="Caption"/>
      </w:pPr>
      <w:bookmarkStart w:id="195" w:name="_Ref23845499"/>
      <w:bookmarkStart w:id="196" w:name="_Toc23845941"/>
      <w:r>
        <w:t xml:space="preserve">Figura </w:t>
      </w:r>
      <w:r>
        <w:fldChar w:fldCharType="begin"/>
      </w:r>
      <w:r>
        <w:instrText xml:space="preserve"> SEQ Figura \* ARABIC </w:instrText>
      </w:r>
      <w:r>
        <w:fldChar w:fldCharType="separate"/>
      </w:r>
      <w:r w:rsidR="003541D8">
        <w:rPr>
          <w:noProof/>
        </w:rPr>
        <w:t>3</w:t>
      </w:r>
      <w:r w:rsidR="00E45D6F">
        <w:rPr>
          <w:noProof/>
        </w:rPr>
        <w:t>6</w:t>
      </w:r>
      <w:r>
        <w:fldChar w:fldCharType="end"/>
      </w:r>
      <w:r>
        <w:t>: Paraqitja e objektit Dataset</w:t>
      </w:r>
      <w:bookmarkEnd w:id="195"/>
      <w:bookmarkEnd w:id="196"/>
    </w:p>
    <w:p w14:paraId="271F2A26" w14:textId="77777777" w:rsidR="00B53BDC" w:rsidRPr="00B53BDC" w:rsidRDefault="00B53BDC" w:rsidP="00B53BDC"/>
    <w:p w14:paraId="64D653FB" w14:textId="71A0B7E9" w:rsidR="00E2181C" w:rsidRDefault="00D051B5" w:rsidP="00B53BDC">
      <w:pPr>
        <w:jc w:val="left"/>
      </w:pPr>
      <w:r w:rsidRPr="00F45960">
        <w:t>në të cilin</w:t>
      </w:r>
      <w:r w:rsidR="00B45CC4" w:rsidRPr="00F45960">
        <w:t xml:space="preserve"> jan</w:t>
      </w:r>
      <w:r w:rsidR="006B3B73" w:rsidRPr="00F45960">
        <w:t>ë</w:t>
      </w:r>
      <w:r w:rsidR="00B45CC4" w:rsidRPr="00F45960">
        <w:t xml:space="preserve"> t</w:t>
      </w:r>
      <w:r w:rsidR="006B3B73" w:rsidRPr="00F45960">
        <w:t>ë</w:t>
      </w:r>
      <w:r w:rsidR="00B45CC4" w:rsidRPr="00F45960">
        <w:t xml:space="preserve"> organizuara t</w:t>
      </w:r>
      <w:r w:rsidR="006B3B73" w:rsidRPr="00F45960">
        <w:t>ë</w:t>
      </w:r>
      <w:r w:rsidR="00B45CC4" w:rsidRPr="00F45960">
        <w:t xml:space="preserve"> gjitha metodat me parametrat t</w:t>
      </w:r>
      <w:r w:rsidR="006B3B73" w:rsidRPr="00F45960">
        <w:t>ë</w:t>
      </w:r>
      <w:r w:rsidR="00B45CC4" w:rsidRPr="00F45960">
        <w:t xml:space="preserve"> kontrollerit p</w:t>
      </w:r>
      <w:r w:rsidR="006B3B73" w:rsidRPr="00F45960">
        <w:t>ë</w:t>
      </w:r>
      <w:r w:rsidR="00B45CC4" w:rsidRPr="00F45960">
        <w:t>rkat</w:t>
      </w:r>
      <w:r w:rsidR="006B3B73" w:rsidRPr="00F45960">
        <w:t>ë</w:t>
      </w:r>
      <w:r w:rsidR="00B45CC4" w:rsidRPr="00F45960">
        <w:t xml:space="preserve">s </w:t>
      </w:r>
      <w:r w:rsidR="00B45CC4" w:rsidRPr="00F45960">
        <w:rPr>
          <w:i/>
          <w:iCs/>
        </w:rPr>
        <w:t xml:space="preserve">MainController. </w:t>
      </w:r>
      <w:r w:rsidR="00B45CC4" w:rsidRPr="00F45960">
        <w:t xml:space="preserve">Secila </w:t>
      </w:r>
      <w:r w:rsidR="00DC2DE1" w:rsidRPr="00F45960">
        <w:t>rrugë</w:t>
      </w:r>
      <w:r w:rsidR="00B45CC4" w:rsidRPr="00F45960">
        <w:t xml:space="preserve"> e kontrollerit pra ekzekuton nj</w:t>
      </w:r>
      <w:r w:rsidR="006B3B73" w:rsidRPr="00F45960">
        <w:t>ë</w:t>
      </w:r>
      <w:r w:rsidR="00B45CC4" w:rsidRPr="00F45960">
        <w:t>r</w:t>
      </w:r>
      <w:r w:rsidR="006B3B73" w:rsidRPr="00F45960">
        <w:t>ë</w:t>
      </w:r>
      <w:r w:rsidR="00B45CC4" w:rsidRPr="00F45960">
        <w:t>n nga metodat e lart</w:t>
      </w:r>
      <w:r w:rsidR="006B3B73" w:rsidRPr="00F45960">
        <w:t>ë</w:t>
      </w:r>
      <w:r w:rsidR="00B45CC4" w:rsidRPr="00F45960">
        <w:t xml:space="preserve"> cekura.</w:t>
      </w:r>
    </w:p>
    <w:p w14:paraId="0258C55B" w14:textId="18704071" w:rsidR="00B45CC4" w:rsidRPr="00F45960" w:rsidRDefault="00B45CC4" w:rsidP="00B45CC4">
      <w:r w:rsidRPr="00F45960">
        <w:t>Dhe n</w:t>
      </w:r>
      <w:r w:rsidR="006B3B73" w:rsidRPr="00F45960">
        <w:t>ë</w:t>
      </w:r>
      <w:r w:rsidRPr="00F45960">
        <w:t xml:space="preserve"> fund </w:t>
      </w:r>
      <w:r w:rsidRPr="00F45960">
        <w:rPr>
          <w:i/>
          <w:iCs/>
        </w:rPr>
        <w:t xml:space="preserve">Statistics </w:t>
      </w:r>
      <w:r w:rsidRPr="00F45960">
        <w:t>p</w:t>
      </w:r>
      <w:r w:rsidR="006B3B73" w:rsidRPr="00F45960">
        <w:t>ë</w:t>
      </w:r>
      <w:r w:rsidRPr="00F45960">
        <w:t>rmban</w:t>
      </w:r>
      <w:r w:rsidR="0076706D" w:rsidRPr="00F45960">
        <w:t xml:space="preserve"> metodat e </w:t>
      </w:r>
      <w:r w:rsidRPr="00F45960">
        <w:t xml:space="preserve">kontrollerit </w:t>
      </w:r>
      <w:r w:rsidRPr="00F45960">
        <w:rPr>
          <w:i/>
          <w:iCs/>
        </w:rPr>
        <w:t>MainController,</w:t>
      </w:r>
      <w:r w:rsidR="0076706D" w:rsidRPr="00F45960">
        <w:rPr>
          <w:i/>
          <w:iCs/>
        </w:rPr>
        <w:t xml:space="preserve"> </w:t>
      </w:r>
      <w:r w:rsidR="00672FB0" w:rsidRPr="00F45960">
        <w:t>konkretisht</w:t>
      </w:r>
      <w:r w:rsidR="0076706D" w:rsidRPr="00F45960">
        <w:rPr>
          <w:i/>
          <w:iCs/>
        </w:rPr>
        <w:t xml:space="preserve"> </w:t>
      </w:r>
      <w:r w:rsidR="0076706D" w:rsidRPr="00F45960">
        <w:t>metodat</w:t>
      </w:r>
      <w:r w:rsidRPr="00F45960">
        <w:t xml:space="preserve"> </w:t>
      </w:r>
      <w:r w:rsidRPr="00F45960">
        <w:rPr>
          <w:i/>
          <w:iCs/>
        </w:rPr>
        <w:t>getGroupByAndCount</w:t>
      </w:r>
      <w:r w:rsidR="0076706D" w:rsidRPr="00F45960">
        <w:rPr>
          <w:i/>
          <w:iCs/>
        </w:rPr>
        <w:t xml:space="preserve"> </w:t>
      </w:r>
      <w:r w:rsidR="0076706D" w:rsidRPr="00F45960">
        <w:t>dhe</w:t>
      </w:r>
      <w:r w:rsidR="0076706D" w:rsidRPr="00F45960">
        <w:rPr>
          <w:i/>
          <w:iCs/>
        </w:rPr>
        <w:t xml:space="preserve"> getBinary</w:t>
      </w:r>
      <w:r w:rsidRPr="00F45960">
        <w:t>. Meq</w:t>
      </w:r>
      <w:r w:rsidR="006B3B73" w:rsidRPr="00F45960">
        <w:t>ë</w:t>
      </w:r>
      <w:r w:rsidRPr="00F45960">
        <w:t xml:space="preserve"> kompleksiteti i k</w:t>
      </w:r>
      <w:r w:rsidR="006B3B73" w:rsidRPr="00F45960">
        <w:t>ë</w:t>
      </w:r>
      <w:r w:rsidRPr="00F45960">
        <w:t xml:space="preserve">saj metode </w:t>
      </w:r>
      <w:r w:rsidR="006B3B73" w:rsidRPr="00F45960">
        <w:t>ë</w:t>
      </w:r>
      <w:r w:rsidRPr="00F45960">
        <w:t>sht</w:t>
      </w:r>
      <w:r w:rsidR="006B3B73" w:rsidRPr="00F45960">
        <w:t>ë</w:t>
      </w:r>
      <w:r w:rsidRPr="00F45960">
        <w:t xml:space="preserve"> m</w:t>
      </w:r>
      <w:r w:rsidR="006B3B73" w:rsidRPr="00F45960">
        <w:t>ë</w:t>
      </w:r>
      <w:r w:rsidRPr="00F45960">
        <w:t xml:space="preserve"> i madh, </w:t>
      </w:r>
      <w:r w:rsidR="006A5238" w:rsidRPr="00F45960">
        <w:t>atëherë</w:t>
      </w:r>
      <w:r w:rsidRPr="00F45960">
        <w:t xml:space="preserve"> ka qen</w:t>
      </w:r>
      <w:r w:rsidR="006B3B73" w:rsidRPr="00F45960">
        <w:t>ë</w:t>
      </w:r>
      <w:r w:rsidRPr="00F45960">
        <w:t xml:space="preserve"> nevoja q</w:t>
      </w:r>
      <w:r w:rsidR="006B3B73" w:rsidRPr="00F45960">
        <w:t>ë</w:t>
      </w:r>
      <w:r w:rsidRPr="00F45960">
        <w:t xml:space="preserve"> t</w:t>
      </w:r>
      <w:r w:rsidR="006B3B73" w:rsidRPr="00F45960">
        <w:t>ë</w:t>
      </w:r>
      <w:r w:rsidRPr="00F45960">
        <w:t xml:space="preserve"> krijohet nj</w:t>
      </w:r>
      <w:r w:rsidR="006B3B73" w:rsidRPr="00F45960">
        <w:t>ë</w:t>
      </w:r>
      <w:r w:rsidRPr="00F45960">
        <w:t xml:space="preserve"> klas</w:t>
      </w:r>
      <w:r w:rsidR="006B3B73" w:rsidRPr="00F45960">
        <w:t>ë</w:t>
      </w:r>
      <w:r w:rsidRPr="00F45960">
        <w:t xml:space="preserve"> e re p</w:t>
      </w:r>
      <w:r w:rsidR="006B3B73" w:rsidRPr="00F45960">
        <w:t>ë</w:t>
      </w:r>
      <w:r w:rsidRPr="00F45960">
        <w:t>r funksionalizim.</w:t>
      </w:r>
    </w:p>
    <w:p w14:paraId="665871C1" w14:textId="77777777" w:rsidR="00BC33E1" w:rsidRPr="00F45960" w:rsidRDefault="00BC33E1">
      <w:pPr>
        <w:jc w:val="left"/>
      </w:pPr>
    </w:p>
    <w:p w14:paraId="72065B65" w14:textId="3D6D59B4" w:rsidR="00B45CC4" w:rsidRPr="00F45960" w:rsidRDefault="007F6972" w:rsidP="007F6972">
      <w:pPr>
        <w:pStyle w:val="Heading2"/>
      </w:pPr>
      <w:bookmarkStart w:id="197" w:name="_Toc23844152"/>
      <w:r w:rsidRPr="00F45960">
        <w:t xml:space="preserve">Klasifikimi </w:t>
      </w:r>
      <w:r w:rsidR="003A5C36" w:rsidRPr="00F45960">
        <w:t xml:space="preserve">në kohë reale </w:t>
      </w:r>
      <w:r w:rsidRPr="00F45960">
        <w:t>n</w:t>
      </w:r>
      <w:r w:rsidR="006B3B73" w:rsidRPr="00F45960">
        <w:t>ë</w:t>
      </w:r>
      <w:r w:rsidRPr="00F45960">
        <w:t xml:space="preserve"> Scala</w:t>
      </w:r>
      <w:bookmarkEnd w:id="197"/>
    </w:p>
    <w:p w14:paraId="43FF7AC1" w14:textId="57536D0A" w:rsidR="007F6972" w:rsidRPr="00F45960" w:rsidRDefault="000D0B59" w:rsidP="007F6972">
      <w:r w:rsidRPr="00F45960">
        <w:t>Rikujtojm</w:t>
      </w:r>
      <w:r w:rsidR="006B3B73" w:rsidRPr="00F45960">
        <w:t>ë</w:t>
      </w:r>
      <w:r w:rsidRPr="00F45960">
        <w:t xml:space="preserve"> se ne gjat</w:t>
      </w:r>
      <w:r w:rsidR="006B3B73" w:rsidRPr="00F45960">
        <w:t>ë</w:t>
      </w:r>
      <w:r w:rsidRPr="00F45960">
        <w:t xml:space="preserve"> programit ton</w:t>
      </w:r>
      <w:r w:rsidR="006B3B73" w:rsidRPr="00F45960">
        <w:t>ë</w:t>
      </w:r>
      <w:r w:rsidRPr="00F45960">
        <w:t>, kemi ruajtur modelin e klasifikuar. Çfar</w:t>
      </w:r>
      <w:r w:rsidR="006B3B73" w:rsidRPr="00F45960">
        <w:t>ë</w:t>
      </w:r>
      <w:r w:rsidRPr="00F45960">
        <w:t xml:space="preserve"> do t</w:t>
      </w:r>
      <w:r w:rsidR="006B3B73" w:rsidRPr="00F45960">
        <w:t>ë</w:t>
      </w:r>
      <w:r w:rsidRPr="00F45960">
        <w:t xml:space="preserve"> thot</w:t>
      </w:r>
      <w:r w:rsidR="006B3B73" w:rsidRPr="00F45960">
        <w:t>ë</w:t>
      </w:r>
      <w:r w:rsidRPr="00F45960">
        <w:t xml:space="preserve"> kjo? </w:t>
      </w:r>
    </w:p>
    <w:p w14:paraId="472F27CA" w14:textId="366480B1" w:rsidR="009A2D93" w:rsidRPr="00F45960" w:rsidRDefault="000D0B59" w:rsidP="007F6972">
      <w:r w:rsidRPr="00F45960">
        <w:t>Dihet q</w:t>
      </w:r>
      <w:r w:rsidR="006B3B73" w:rsidRPr="00F45960">
        <w:t>ë</w:t>
      </w:r>
      <w:r w:rsidRPr="00F45960">
        <w:t xml:space="preserve"> data</w:t>
      </w:r>
      <w:r w:rsidR="00686AA8" w:rsidRPr="00F45960">
        <w:t xml:space="preserve"> </w:t>
      </w:r>
      <w:r w:rsidRPr="00F45960">
        <w:t>seti duhet trajnuar, e m</w:t>
      </w:r>
      <w:r w:rsidR="006B3B73" w:rsidRPr="00F45960">
        <w:t>ë</w:t>
      </w:r>
      <w:r w:rsidRPr="00F45960">
        <w:t xml:space="preserve"> pas t</w:t>
      </w:r>
      <w:r w:rsidR="006B3B73" w:rsidRPr="00F45960">
        <w:t>ë</w:t>
      </w:r>
      <w:r w:rsidRPr="00F45960">
        <w:t xml:space="preserve"> testohet me t</w:t>
      </w:r>
      <w:r w:rsidR="006B3B73" w:rsidRPr="00F45960">
        <w:t>ë</w:t>
      </w:r>
      <w:r w:rsidRPr="00F45960">
        <w:t xml:space="preserve"> dh</w:t>
      </w:r>
      <w:r w:rsidR="006B3B73" w:rsidRPr="00F45960">
        <w:t>ë</w:t>
      </w:r>
      <w:r w:rsidRPr="00F45960">
        <w:t>na testuese, n</w:t>
      </w:r>
      <w:r w:rsidR="006B3B73" w:rsidRPr="00F45960">
        <w:t>ë</w:t>
      </w:r>
      <w:r w:rsidRPr="00F45960">
        <w:t xml:space="preserve"> rastin ton</w:t>
      </w:r>
      <w:r w:rsidR="006B3B73" w:rsidRPr="00F45960">
        <w:t>ë</w:t>
      </w:r>
      <w:r w:rsidRPr="00F45960">
        <w:t>, pat</w:t>
      </w:r>
      <w:r w:rsidR="006B3B73" w:rsidRPr="00F45960">
        <w:t>ë</w:t>
      </w:r>
      <w:r w:rsidRPr="00F45960">
        <w:t>m nj</w:t>
      </w:r>
      <w:r w:rsidR="006B3B73" w:rsidRPr="00F45960">
        <w:t>ë</w:t>
      </w:r>
      <w:r w:rsidRPr="00F45960">
        <w:t xml:space="preserve"> sakt</w:t>
      </w:r>
      <w:r w:rsidR="006B3B73" w:rsidRPr="00F45960">
        <w:t>ë</w:t>
      </w:r>
      <w:r w:rsidRPr="00F45960">
        <w:t>si rreth 90% me t</w:t>
      </w:r>
      <w:r w:rsidR="006B3B73" w:rsidRPr="00F45960">
        <w:t>ë</w:t>
      </w:r>
      <w:r w:rsidRPr="00F45960">
        <w:t xml:space="preserve"> dh</w:t>
      </w:r>
      <w:r w:rsidR="006B3B73" w:rsidRPr="00F45960">
        <w:t>ë</w:t>
      </w:r>
      <w:r w:rsidRPr="00F45960">
        <w:t>na trajnuese. Por p</w:t>
      </w:r>
      <w:r w:rsidR="006B3B73" w:rsidRPr="00F45960">
        <w:t>ë</w:t>
      </w:r>
      <w:r w:rsidRPr="00F45960">
        <w:t>r nj</w:t>
      </w:r>
      <w:r w:rsidR="006B3B73" w:rsidRPr="00F45960">
        <w:t>ë</w:t>
      </w:r>
      <w:r w:rsidRPr="00F45960">
        <w:t xml:space="preserve"> aplikacion normal, t</w:t>
      </w:r>
      <w:r w:rsidR="006B3B73" w:rsidRPr="00F45960">
        <w:t>ë</w:t>
      </w:r>
      <w:r w:rsidRPr="00F45960">
        <w:t xml:space="preserve"> dh</w:t>
      </w:r>
      <w:r w:rsidR="006B3B73" w:rsidRPr="00F45960">
        <w:t>ë</w:t>
      </w:r>
      <w:r w:rsidRPr="00F45960">
        <w:t>nat trajnuese sh</w:t>
      </w:r>
      <w:r w:rsidR="006B3B73" w:rsidRPr="00F45960">
        <w:t>ë</w:t>
      </w:r>
      <w:r w:rsidRPr="00F45960">
        <w:t>rbejn</w:t>
      </w:r>
      <w:r w:rsidR="006B3B73" w:rsidRPr="00F45960">
        <w:t>ë</w:t>
      </w:r>
      <w:r w:rsidRPr="00F45960">
        <w:t xml:space="preserve"> vet</w:t>
      </w:r>
      <w:r w:rsidR="006B3B73" w:rsidRPr="00F45960">
        <w:t>ë</w:t>
      </w:r>
      <w:r w:rsidRPr="00F45960">
        <w:t>m si prov</w:t>
      </w:r>
      <w:r w:rsidR="006B3B73" w:rsidRPr="00F45960">
        <w:t>ë</w:t>
      </w:r>
      <w:r w:rsidRPr="00F45960">
        <w:t xml:space="preserve"> (ang.</w:t>
      </w:r>
      <w:r w:rsidRPr="00F45960">
        <w:rPr>
          <w:i/>
          <w:iCs/>
        </w:rPr>
        <w:t xml:space="preserve"> testing) </w:t>
      </w:r>
      <w:r w:rsidRPr="00F45960">
        <w:t>p</w:t>
      </w:r>
      <w:r w:rsidR="006B3B73" w:rsidRPr="00F45960">
        <w:t>ë</w:t>
      </w:r>
      <w:r w:rsidRPr="00F45960">
        <w:t>r t</w:t>
      </w:r>
      <w:r w:rsidR="006B3B73" w:rsidRPr="00F45960">
        <w:t>ë</w:t>
      </w:r>
      <w:r w:rsidRPr="00F45960">
        <w:t xml:space="preserve"> treguar se a ja vlen algoritmi jon</w:t>
      </w:r>
      <w:r w:rsidR="006B3B73" w:rsidRPr="00F45960">
        <w:t>ë</w:t>
      </w:r>
      <w:r w:rsidRPr="00F45960">
        <w:t xml:space="preserve"> t</w:t>
      </w:r>
      <w:r w:rsidR="006B3B73" w:rsidRPr="00F45960">
        <w:t>ë</w:t>
      </w:r>
      <w:r w:rsidRPr="00F45960">
        <w:t xml:space="preserve"> sprovohet me t</w:t>
      </w:r>
      <w:r w:rsidR="006B3B73" w:rsidRPr="00F45960">
        <w:t>ë</w:t>
      </w:r>
      <w:r w:rsidRPr="00F45960">
        <w:t xml:space="preserve"> dh</w:t>
      </w:r>
      <w:r w:rsidR="006B3B73" w:rsidRPr="00F45960">
        <w:t>ë</w:t>
      </w:r>
      <w:r w:rsidRPr="00F45960">
        <w:t xml:space="preserve">na reale apo jo. </w:t>
      </w:r>
    </w:p>
    <w:p w14:paraId="4729DDDE" w14:textId="77777777" w:rsidR="00DB5483" w:rsidRPr="00F45960" w:rsidRDefault="00DB5483" w:rsidP="00DB5483">
      <w:r w:rsidRPr="00F45960">
        <w:t>Algoritmi jonë ka rezultuar shumë i suksesshëm me të dhëna trajnuese të të njëjtit burim, por le të provojmë të testojmë me një varg</w:t>
      </w:r>
      <w:r w:rsidRPr="00F45960">
        <w:rPr>
          <w:i/>
          <w:iCs/>
        </w:rPr>
        <w:t xml:space="preserve"> </w:t>
      </w:r>
      <w:r w:rsidRPr="00F45960">
        <w:t>të dhënash krejt të një natyre tjetër.</w:t>
      </w:r>
    </w:p>
    <w:p w14:paraId="2294F28D" w14:textId="60AC6E52" w:rsidR="00DB5483" w:rsidRDefault="00DB5483" w:rsidP="007F6972">
      <w:r w:rsidRPr="00F45960">
        <w:t xml:space="preserve">Në aplikacionin tonë ofrojmë edhe një thirrje fundore të quajtur </w:t>
      </w:r>
      <w:r w:rsidR="001C1382">
        <w:fldChar w:fldCharType="begin"/>
      </w:r>
      <w:r w:rsidR="001C1382">
        <w:instrText xml:space="preserve"> REF _Ref23335012 \h </w:instrText>
      </w:r>
      <w:r w:rsidR="001C1382">
        <w:fldChar w:fldCharType="separate"/>
      </w:r>
      <w:r w:rsidR="005117AD">
        <w:t>getStages</w:t>
      </w:r>
      <w:r w:rsidR="001C1382">
        <w:fldChar w:fldCharType="end"/>
      </w:r>
      <w:r w:rsidRPr="00F45960">
        <w:t>, thirrje kjo që na ndihmon të kujtojmë parametrat dhe funksionet që kemi përdorur në algoritmin tonë</w:t>
      </w:r>
      <w:r w:rsidR="004905EA">
        <w:t>, thënë ndryshe, mundësohet zgjatja e fazave të planifikuara varësisht algoritmit</w:t>
      </w:r>
      <w:r w:rsidR="003C664E">
        <w:t xml:space="preserve"> (</w:t>
      </w:r>
      <w:r w:rsidR="003C664E">
        <w:fldChar w:fldCharType="begin"/>
      </w:r>
      <w:r w:rsidR="003C664E">
        <w:instrText xml:space="preserve"> REF _Ref23845528 \h </w:instrText>
      </w:r>
      <w:r w:rsidR="003C664E">
        <w:fldChar w:fldCharType="separate"/>
      </w:r>
      <w:r w:rsidR="003C664E">
        <w:t xml:space="preserve">Figura </w:t>
      </w:r>
      <w:r w:rsidR="003C664E">
        <w:rPr>
          <w:noProof/>
        </w:rPr>
        <w:t>37</w:t>
      </w:r>
      <w:r w:rsidR="003C664E">
        <w:t>: Fazat t</w:t>
      </w:r>
      <w:r w:rsidR="003C664E" w:rsidRPr="003D268F">
        <w:t>ë</w:t>
      </w:r>
      <w:r w:rsidR="003C664E">
        <w:t xml:space="preserve"> reprezentuar si Json objekte – data seti 1</w:t>
      </w:r>
      <w:r w:rsidR="003C664E">
        <w:fldChar w:fldCharType="end"/>
      </w:r>
      <w:r w:rsidR="003C664E">
        <w:t>)</w:t>
      </w:r>
      <w:r w:rsidR="004905EA">
        <w:t>.</w:t>
      </w:r>
      <w:r w:rsidRPr="00F45960">
        <w:t xml:space="preserve"> </w:t>
      </w:r>
    </w:p>
    <w:p w14:paraId="5AD54564" w14:textId="77777777" w:rsidR="00E2181C" w:rsidRDefault="004905EA" w:rsidP="00E2181C">
      <w:pPr>
        <w:keepNext/>
      </w:pPr>
      <w:r>
        <w:rPr>
          <w:noProof/>
          <w:lang w:val="en-US"/>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5B41977" w14:textId="5211350D" w:rsidR="004905EA" w:rsidRDefault="00E2181C" w:rsidP="00F31A2C">
      <w:pPr>
        <w:pStyle w:val="Caption"/>
      </w:pPr>
      <w:bookmarkStart w:id="198" w:name="_Ref23845528"/>
      <w:bookmarkStart w:id="199" w:name="_Toc23845942"/>
      <w:r>
        <w:t xml:space="preserve">Figura </w:t>
      </w:r>
      <w:r>
        <w:fldChar w:fldCharType="begin"/>
      </w:r>
      <w:r>
        <w:instrText xml:space="preserve"> SEQ Figura \* ARABIC </w:instrText>
      </w:r>
      <w:r>
        <w:fldChar w:fldCharType="separate"/>
      </w:r>
      <w:r w:rsidR="003541D8">
        <w:rPr>
          <w:noProof/>
        </w:rPr>
        <w:t>37</w:t>
      </w:r>
      <w:r>
        <w:fldChar w:fldCharType="end"/>
      </w:r>
      <w:r>
        <w:t>: Fazat t</w:t>
      </w:r>
      <w:r w:rsidRPr="003D268F">
        <w:t>ë</w:t>
      </w:r>
      <w:r>
        <w:t xml:space="preserve"> reprezentuar si Json objekte – data seti 1</w:t>
      </w:r>
      <w:bookmarkEnd w:id="198"/>
      <w:bookmarkEnd w:id="199"/>
    </w:p>
    <w:p w14:paraId="792D17D3" w14:textId="77777777" w:rsidR="003C664E" w:rsidRPr="003C664E" w:rsidRDefault="003C664E" w:rsidP="003C664E"/>
    <w:p w14:paraId="656F4E48" w14:textId="5DFC2F4D" w:rsidR="009A2D93" w:rsidRPr="00F45960" w:rsidRDefault="004905EA" w:rsidP="007F6972">
      <w:r>
        <w:t xml:space="preserve">ku shihen emrat e klasave (për shembull </w:t>
      </w:r>
      <w:r>
        <w:rPr>
          <w:i/>
          <w:iCs/>
        </w:rPr>
        <w:t>vecAssembler_id)</w:t>
      </w:r>
      <w:r>
        <w:t xml:space="preserve"> dhe metodave të përdorura me vlerat përkatëse (për shembull </w:t>
      </w:r>
      <w:r>
        <w:rPr>
          <w:i/>
          <w:iCs/>
        </w:rPr>
        <w:t xml:space="preserve">outputCol </w:t>
      </w:r>
      <w:r>
        <w:t xml:space="preserve">me vlerën </w:t>
      </w:r>
      <w:r>
        <w:rPr>
          <w:i/>
          <w:iCs/>
        </w:rPr>
        <w:t>non-scaled)</w:t>
      </w:r>
      <w:r>
        <w:t>. E</w:t>
      </w:r>
      <w:r w:rsidR="009A2D93" w:rsidRPr="00F45960">
        <w:t xml:space="preserve"> nëse krahasojmë me funksionin origjinal, gjithçka merr kuptim</w:t>
      </w:r>
      <w:r>
        <w:t>, pasi emrat e mësipërm përkasin komplet me metodat e shkruara më lartë</w:t>
      </w:r>
      <w:r w:rsidR="009A2D93" w:rsidRPr="00F45960">
        <w:t>.</w:t>
      </w:r>
      <w:r w:rsidR="000628D2" w:rsidRPr="00F45960">
        <w:t xml:space="preserve"> Si shembull po ilustrojmë edhe një rast tjetër, ku është përdorur algoritmi K-Means me parametra të caktuar</w:t>
      </w:r>
      <w:r w:rsidR="003C664E">
        <w:t xml:space="preserve"> (</w:t>
      </w:r>
      <w:r w:rsidR="00BE6D7F">
        <w:fldChar w:fldCharType="begin"/>
      </w:r>
      <w:r w:rsidR="00BE6D7F">
        <w:instrText xml:space="preserve"> REF _Ref23845541 \h </w:instrText>
      </w:r>
      <w:r w:rsidR="00BE6D7F">
        <w:fldChar w:fldCharType="separate"/>
      </w:r>
      <w:r w:rsidR="00BE6D7F">
        <w:t xml:space="preserve">Figura </w:t>
      </w:r>
      <w:r w:rsidR="00BE6D7F">
        <w:rPr>
          <w:noProof/>
        </w:rPr>
        <w:t>38</w:t>
      </w:r>
      <w:r w:rsidR="00BE6D7F">
        <w:t>: Fazat t</w:t>
      </w:r>
      <w:r w:rsidR="00BE6D7F" w:rsidRPr="00321A39">
        <w:t>ë</w:t>
      </w:r>
      <w:r w:rsidR="00BE6D7F">
        <w:t xml:space="preserve"> reprezentuar si Json objekte - data seti 2</w:t>
      </w:r>
      <w:r w:rsidR="00BE6D7F">
        <w:fldChar w:fldCharType="end"/>
      </w:r>
      <w:r w:rsidR="003C664E">
        <w:t>)</w:t>
      </w:r>
      <w:r w:rsidR="000628D2" w:rsidRPr="00F45960">
        <w:t>.</w:t>
      </w:r>
    </w:p>
    <w:p w14:paraId="25328321" w14:textId="77777777" w:rsidR="00F57BEB" w:rsidRDefault="000628D2" w:rsidP="00F57BEB">
      <w:pPr>
        <w:keepNext/>
      </w:pPr>
      <w:r w:rsidRPr="00F45960">
        <w:rPr>
          <w:noProof/>
          <w:lang w:val="en-US"/>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7620CC5F" w14:textId="51F7ED44" w:rsidR="000628D2" w:rsidRDefault="00F57BEB" w:rsidP="00F31A2C">
      <w:pPr>
        <w:pStyle w:val="Caption"/>
      </w:pPr>
      <w:bookmarkStart w:id="200" w:name="_Ref23845541"/>
      <w:bookmarkStart w:id="201" w:name="_Toc23845943"/>
      <w:r>
        <w:t xml:space="preserve">Figura </w:t>
      </w:r>
      <w:r>
        <w:fldChar w:fldCharType="begin"/>
      </w:r>
      <w:r>
        <w:instrText xml:space="preserve"> SEQ Figura \* ARABIC </w:instrText>
      </w:r>
      <w:r>
        <w:fldChar w:fldCharType="separate"/>
      </w:r>
      <w:r w:rsidR="003541D8">
        <w:rPr>
          <w:noProof/>
        </w:rPr>
        <w:t>38</w:t>
      </w:r>
      <w:r>
        <w:fldChar w:fldCharType="end"/>
      </w:r>
      <w:r>
        <w:t>: Fazat t</w:t>
      </w:r>
      <w:r w:rsidRPr="00321A39">
        <w:t>ë</w:t>
      </w:r>
      <w:r>
        <w:t xml:space="preserve"> reprezentuar si Json objekte - data seti 2</w:t>
      </w:r>
      <w:bookmarkEnd w:id="200"/>
      <w:bookmarkEnd w:id="201"/>
    </w:p>
    <w:p w14:paraId="2F562E09" w14:textId="77777777" w:rsidR="003C664E" w:rsidRPr="003C664E" w:rsidRDefault="003C664E" w:rsidP="003C664E"/>
    <w:p w14:paraId="343CB0C2" w14:textId="77777777" w:rsidR="00CB3B7D" w:rsidRDefault="00CB3B7D" w:rsidP="007F6972">
      <w:r>
        <w:t xml:space="preserve">Ku në bazë të këtij rasti, mund të themi se është përdorur klasa </w:t>
      </w:r>
      <w:r>
        <w:rPr>
          <w:i/>
          <w:iCs/>
        </w:rPr>
        <w:t xml:space="preserve">vecAssembler </w:t>
      </w:r>
      <w:r>
        <w:t xml:space="preserve">dhe klasa </w:t>
      </w:r>
      <w:r>
        <w:rPr>
          <w:i/>
          <w:iCs/>
        </w:rPr>
        <w:t xml:space="preserve">kmeans </w:t>
      </w:r>
      <w:r>
        <w:t xml:space="preserve">me metodat statike me metodat e tyre përkatëse (për shembull </w:t>
      </w:r>
      <w:r>
        <w:rPr>
          <w:i/>
          <w:iCs/>
        </w:rPr>
        <w:t xml:space="preserve">name </w:t>
      </w:r>
      <w:r>
        <w:t>me vlerën 6). Kjo është realizuar si në vijim</w:t>
      </w:r>
    </w:p>
    <w:p w14:paraId="0FD9114C" w14:textId="77777777" w:rsidR="00F57BEB" w:rsidRDefault="00CB3B7D" w:rsidP="00F57BEB">
      <w:pPr>
        <w:keepNext/>
      </w:pPr>
      <w:r>
        <w:rPr>
          <w:noProof/>
          <w:lang w:val="en-US"/>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5A54B32D" w14:textId="2EAF8773" w:rsidR="00CB3B7D" w:rsidRDefault="00F57BEB" w:rsidP="00F31A2C">
      <w:pPr>
        <w:pStyle w:val="Caption"/>
      </w:pPr>
      <w:bookmarkStart w:id="202" w:name="_Toc23845944"/>
      <w:r>
        <w:t xml:space="preserve">Figura </w:t>
      </w:r>
      <w:r>
        <w:fldChar w:fldCharType="begin"/>
      </w:r>
      <w:r>
        <w:instrText xml:space="preserve"> SEQ Figura \* ARABIC </w:instrText>
      </w:r>
      <w:r>
        <w:fldChar w:fldCharType="separate"/>
      </w:r>
      <w:r w:rsidR="003541D8">
        <w:rPr>
          <w:noProof/>
        </w:rPr>
        <w:t>39</w:t>
      </w:r>
      <w:r>
        <w:fldChar w:fldCharType="end"/>
      </w:r>
      <w:r>
        <w:t>: K-Means n</w:t>
      </w:r>
      <w:r w:rsidRPr="00287154">
        <w:t>ë</w:t>
      </w:r>
      <w:r>
        <w:t xml:space="preserve"> Scala</w:t>
      </w:r>
      <w:bookmarkEnd w:id="202"/>
    </w:p>
    <w:p w14:paraId="1EEC1588" w14:textId="77777777" w:rsidR="00BE6D7F" w:rsidRPr="00BE6D7F" w:rsidRDefault="00BE6D7F" w:rsidP="00BE6D7F"/>
    <w:p w14:paraId="440A510F" w14:textId="5994D86C" w:rsidR="000D0B59" w:rsidRPr="00F45960" w:rsidRDefault="000628D2" w:rsidP="007F6972">
      <w:r w:rsidRPr="00F45960">
        <w:t>Kalojmë në pjesën e predikimit ku</w:t>
      </w:r>
      <w:r w:rsidR="000D0B59" w:rsidRPr="00F45960">
        <w:t xml:space="preserve"> duhet t</w:t>
      </w:r>
      <w:r w:rsidR="006B3B73" w:rsidRPr="00F45960">
        <w:t>ë</w:t>
      </w:r>
      <w:r w:rsidR="000D0B59" w:rsidRPr="00F45960">
        <w:t xml:space="preserve"> krijojm</w:t>
      </w:r>
      <w:r w:rsidR="006B3B73" w:rsidRPr="00F45960">
        <w:t>ë</w:t>
      </w:r>
      <w:r w:rsidR="000D0B59" w:rsidRPr="00F45960">
        <w:t xml:space="preserve"> nj</w:t>
      </w:r>
      <w:r w:rsidR="006B3B73" w:rsidRPr="00F45960">
        <w:t>ë</w:t>
      </w:r>
      <w:r w:rsidR="000D0B59" w:rsidRPr="00F45960">
        <w:t xml:space="preserve"> k</w:t>
      </w:r>
      <w:r w:rsidR="006B3B73" w:rsidRPr="00F45960">
        <w:t>ë</w:t>
      </w:r>
      <w:r w:rsidR="000D0B59" w:rsidRPr="00F45960">
        <w:t>rkes</w:t>
      </w:r>
      <w:r w:rsidR="006B3B73" w:rsidRPr="00F45960">
        <w:t>ë</w:t>
      </w:r>
      <w:r w:rsidR="000D0B59" w:rsidRPr="00F45960">
        <w:t xml:space="preserve"> p</w:t>
      </w:r>
      <w:r w:rsidR="006B3B73" w:rsidRPr="00F45960">
        <w:t>ë</w:t>
      </w:r>
      <w:r w:rsidR="000D0B59" w:rsidRPr="00F45960">
        <w:t>r aplikacionin ton</w:t>
      </w:r>
      <w:r w:rsidR="006B3B73" w:rsidRPr="00F45960">
        <w:t>ë</w:t>
      </w:r>
      <w:r w:rsidR="000D0B59" w:rsidRPr="00F45960">
        <w:t xml:space="preserve">, </w:t>
      </w:r>
      <w:r w:rsidR="009E2E6C" w:rsidRPr="00F45960">
        <w:t>përgjigjja</w:t>
      </w:r>
      <w:r w:rsidR="000D0B59" w:rsidRPr="00F45960">
        <w:t xml:space="preserve"> e t</w:t>
      </w:r>
      <w:r w:rsidR="006B3B73" w:rsidRPr="00F45960">
        <w:t>ë</w:t>
      </w:r>
      <w:r w:rsidR="000D0B59" w:rsidRPr="00F45960">
        <w:t xml:space="preserve"> cilit do t</w:t>
      </w:r>
      <w:r w:rsidR="006B3B73" w:rsidRPr="00F45960">
        <w:t>ë</w:t>
      </w:r>
      <w:r w:rsidR="000D0B59" w:rsidRPr="00F45960">
        <w:t xml:space="preserve"> na tregoj rezultatin n</w:t>
      </w:r>
      <w:r w:rsidR="006B3B73" w:rsidRPr="00F45960">
        <w:t>ë</w:t>
      </w:r>
      <w:r w:rsidR="000D0B59" w:rsidRPr="00F45960">
        <w:t xml:space="preserve"> formatin Json</w:t>
      </w:r>
      <w:r w:rsidR="00DD59B2">
        <w:t xml:space="preserve"> (</w:t>
      </w:r>
      <w:r w:rsidR="00CB5F2E">
        <w:fldChar w:fldCharType="begin"/>
      </w:r>
      <w:r w:rsidR="00CB5F2E">
        <w:instrText xml:space="preserve"> REF _Ref23845555 \h </w:instrText>
      </w:r>
      <w:r w:rsidR="00CB5F2E">
        <w:fldChar w:fldCharType="separate"/>
      </w:r>
      <w:r w:rsidR="00CB5F2E">
        <w:t xml:space="preserve">Figura </w:t>
      </w:r>
      <w:r w:rsidR="00CB5F2E">
        <w:rPr>
          <w:noProof/>
        </w:rPr>
        <w:t>40</w:t>
      </w:r>
      <w:r w:rsidR="00CB5F2E">
        <w:t>: Forma e predikimit POST</w:t>
      </w:r>
      <w:r w:rsidR="00CB5F2E">
        <w:fldChar w:fldCharType="end"/>
      </w:r>
      <w:r w:rsidR="00DD59B2">
        <w:t>)</w:t>
      </w:r>
      <w:r w:rsidR="000D0B59" w:rsidRPr="00F45960">
        <w:t>.</w:t>
      </w:r>
      <w:r w:rsidR="00CB3B7D">
        <w:t xml:space="preserve"> </w:t>
      </w:r>
    </w:p>
    <w:p w14:paraId="17D8099D" w14:textId="77777777" w:rsidR="003541D8" w:rsidRDefault="000D0B59" w:rsidP="003541D8">
      <w:pPr>
        <w:keepNext/>
      </w:pPr>
      <w:r w:rsidRPr="00F45960">
        <w:rPr>
          <w:noProof/>
          <w:lang w:val="en-US"/>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10CB3484" w14:textId="533EBCAC" w:rsidR="00B45CC4" w:rsidRDefault="003541D8" w:rsidP="00F31A2C">
      <w:pPr>
        <w:pStyle w:val="Caption"/>
      </w:pPr>
      <w:bookmarkStart w:id="203" w:name="_Ref23845555"/>
      <w:bookmarkStart w:id="204" w:name="_Toc23845945"/>
      <w:r>
        <w:t xml:space="preserve">Figura </w:t>
      </w:r>
      <w:r>
        <w:fldChar w:fldCharType="begin"/>
      </w:r>
      <w:r>
        <w:instrText xml:space="preserve"> SEQ Figura \* ARABIC </w:instrText>
      </w:r>
      <w:r>
        <w:fldChar w:fldCharType="separate"/>
      </w:r>
      <w:r>
        <w:rPr>
          <w:noProof/>
        </w:rPr>
        <w:t>40</w:t>
      </w:r>
      <w:r>
        <w:fldChar w:fldCharType="end"/>
      </w:r>
      <w:r>
        <w:t>: Forma e predikimit POST</w:t>
      </w:r>
      <w:bookmarkEnd w:id="203"/>
      <w:bookmarkEnd w:id="204"/>
    </w:p>
    <w:p w14:paraId="28D8F1F2" w14:textId="77777777" w:rsidR="00690AEA" w:rsidRPr="00690AEA" w:rsidRDefault="00690AEA" w:rsidP="00690AEA"/>
    <w:p w14:paraId="4FE9B479" w14:textId="034DE68A" w:rsidR="00B45CC4" w:rsidRPr="00F45960" w:rsidRDefault="006B3B73" w:rsidP="001C451B">
      <w:r w:rsidRPr="00F45960">
        <w:t xml:space="preserve">Nga mund të shihet se atributeve </w:t>
      </w:r>
      <w:r w:rsidRPr="00F45960">
        <w:rPr>
          <w:i/>
          <w:iCs/>
        </w:rPr>
        <w:t>gold_per_min, level, leaver_status, xp_per_min, radiant_score, gold_spent, deaths, denies, hero_damage, to</w:t>
      </w:r>
      <w:r w:rsidR="000628D2" w:rsidRPr="00F45960">
        <w:rPr>
          <w:i/>
          <w:iCs/>
        </w:rPr>
        <w:t>w</w:t>
      </w:r>
      <w:r w:rsidRPr="00F45960">
        <w:rPr>
          <w:i/>
          <w:iCs/>
        </w:rPr>
        <w:t xml:space="preserve">er_damage, last_hits, hero_healing </w:t>
      </w:r>
      <w:r w:rsidRPr="00F45960">
        <w:t>dhe</w:t>
      </w:r>
      <w:r w:rsidRPr="00F45960">
        <w:rPr>
          <w:i/>
          <w:iCs/>
        </w:rPr>
        <w:t xml:space="preserve"> duration </w:t>
      </w:r>
      <w:r w:rsidRPr="00F45960">
        <w:t>ua kemi shoqëruar vlerat përkatëse</w:t>
      </w:r>
      <w:r w:rsidR="00CB3B7D">
        <w:t xml:space="preserve"> numerike</w:t>
      </w:r>
      <w:r w:rsidRPr="00F45960">
        <w:t>.</w:t>
      </w:r>
      <w:r w:rsidR="00AB5C74" w:rsidRPr="00F45960">
        <w:t xml:space="preserve"> </w:t>
      </w:r>
      <w:r w:rsidR="00CB3B7D">
        <w:t>Dihet që numri i atributeve</w:t>
      </w:r>
      <w:r w:rsidR="000761DE">
        <w:t xml:space="preserve"> në lidhje</w:t>
      </w:r>
      <w:r w:rsidR="00CB3B7D">
        <w:t xml:space="preserve"> është i njëjtë me numrin e atributeve që pranon pika fundore. </w:t>
      </w:r>
      <w:r w:rsidR="00AB5C74" w:rsidRPr="00F45960">
        <w:t xml:space="preserve">Ekzekutojmë thirrjen dhe na vjen përgjigjja </w:t>
      </w:r>
      <w:r w:rsidR="00190717" w:rsidRPr="00F45960">
        <w:t>përkatëse</w:t>
      </w:r>
      <w:r w:rsidR="00CB5F2E">
        <w:t xml:space="preserve"> (</w:t>
      </w:r>
      <w:r w:rsidR="00CB5F2E">
        <w:fldChar w:fldCharType="begin"/>
      </w:r>
      <w:r w:rsidR="00CB5F2E">
        <w:instrText xml:space="preserve"> REF _Ref23845566 \h </w:instrText>
      </w:r>
      <w:r w:rsidR="00CB5F2E">
        <w:fldChar w:fldCharType="separate"/>
      </w:r>
      <w:r w:rsidR="00CB5F2E">
        <w:t xml:space="preserve">Figura </w:t>
      </w:r>
      <w:r w:rsidR="00CB5F2E">
        <w:rPr>
          <w:noProof/>
        </w:rPr>
        <w:t>41</w:t>
      </w:r>
      <w:r w:rsidR="00CB5F2E">
        <w:t>: Rezultati i POST k</w:t>
      </w:r>
      <w:r w:rsidR="00CB5F2E" w:rsidRPr="007D2FBF">
        <w:t>ë</w:t>
      </w:r>
      <w:r w:rsidR="00CB5F2E">
        <w:t>rkes</w:t>
      </w:r>
      <w:r w:rsidR="00CB5F2E" w:rsidRPr="007D2FBF">
        <w:t>ë</w:t>
      </w:r>
      <w:r w:rsidR="00CB5F2E">
        <w:t>s p</w:t>
      </w:r>
      <w:r w:rsidR="00CB5F2E" w:rsidRPr="007D2FBF">
        <w:t>ë</w:t>
      </w:r>
      <w:r w:rsidR="00CB5F2E">
        <w:t>r predikim</w:t>
      </w:r>
      <w:r w:rsidR="00CB5F2E">
        <w:fldChar w:fldCharType="end"/>
      </w:r>
      <w:r w:rsidR="00CB5F2E">
        <w:t>).</w:t>
      </w:r>
    </w:p>
    <w:p w14:paraId="76D8717B" w14:textId="77777777" w:rsidR="003541D8" w:rsidRDefault="000D0B59" w:rsidP="003541D8">
      <w:pPr>
        <w:keepNext/>
        <w:jc w:val="left"/>
      </w:pPr>
      <w:r w:rsidRPr="00F45960">
        <w:rPr>
          <w:noProof/>
          <w:lang w:val="en-US"/>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7F2E8DB8" w:rsidR="000D0B59" w:rsidRPr="00F45960" w:rsidRDefault="003541D8" w:rsidP="00F31A2C">
      <w:pPr>
        <w:pStyle w:val="Caption"/>
      </w:pPr>
      <w:bookmarkStart w:id="205" w:name="_Ref23845566"/>
      <w:bookmarkStart w:id="206" w:name="_Toc23845946"/>
      <w:r>
        <w:t xml:space="preserve">Figura </w:t>
      </w:r>
      <w:r>
        <w:fldChar w:fldCharType="begin"/>
      </w:r>
      <w:r>
        <w:instrText xml:space="preserve"> SEQ Figura \* ARABIC </w:instrText>
      </w:r>
      <w:r>
        <w:fldChar w:fldCharType="separate"/>
      </w:r>
      <w:r>
        <w:rPr>
          <w:noProof/>
        </w:rPr>
        <w:t>41</w:t>
      </w:r>
      <w:r>
        <w:fldChar w:fldCharType="end"/>
      </w:r>
      <w:r>
        <w:t>: Rezultati i POST k</w:t>
      </w:r>
      <w:r w:rsidRPr="007D2FBF">
        <w:t>ë</w:t>
      </w:r>
      <w:r>
        <w:t>rkes</w:t>
      </w:r>
      <w:r w:rsidRPr="007D2FBF">
        <w:t>ë</w:t>
      </w:r>
      <w:r>
        <w:t>s p</w:t>
      </w:r>
      <w:r w:rsidRPr="007D2FBF">
        <w:t>ë</w:t>
      </w:r>
      <w:r>
        <w:t>r predikim</w:t>
      </w:r>
      <w:bookmarkEnd w:id="205"/>
      <w:bookmarkEnd w:id="206"/>
    </w:p>
    <w:p w14:paraId="73644513" w14:textId="77777777" w:rsidR="000761DE" w:rsidRDefault="000761DE" w:rsidP="000761DE">
      <w:pPr>
        <w:spacing w:before="240"/>
      </w:pPr>
      <w:r>
        <w:lastRenderedPageBreak/>
        <w:t xml:space="preserve">Nëse analizojmë këtë përgjigje, shohim se na kthehet një çelës (ang. </w:t>
      </w:r>
      <w:r>
        <w:rPr>
          <w:i/>
          <w:iCs/>
        </w:rPr>
        <w:t xml:space="preserve">key) </w:t>
      </w:r>
      <w:r>
        <w:t xml:space="preserve">me një tip (ang. </w:t>
      </w:r>
      <w:r>
        <w:rPr>
          <w:i/>
          <w:iCs/>
        </w:rPr>
        <w:t>type)</w:t>
      </w:r>
      <w:r>
        <w:t xml:space="preserve"> që paraqet llojin e algoritmit që në rastin tonë është klasifikim, një listë vlerash që paraqesin probabilitetin dhe vetë predikimi. </w:t>
      </w:r>
    </w:p>
    <w:p w14:paraId="154F0B5D" w14:textId="04AF989F" w:rsidR="006954CC" w:rsidRDefault="000761DE" w:rsidP="007F286E">
      <w:pPr>
        <w:spacing w:before="240"/>
      </w:pPr>
      <w:r>
        <w:t>Pra, algoritmi ka klasifikuar vlerat hyrëse nga ne m</w:t>
      </w:r>
      <w:r w:rsidR="007F286E">
        <w:t>e 0 me një probabilitet 0.983 që i bie 98%, një saktësi shumë e lartë.</w:t>
      </w:r>
      <w:r>
        <w:t xml:space="preserve"> </w:t>
      </w:r>
    </w:p>
    <w:p w14:paraId="5F7EC395" w14:textId="1D221155" w:rsidR="007B39B5" w:rsidRDefault="007B39B5" w:rsidP="007F286E">
      <w:pPr>
        <w:spacing w:before="240"/>
      </w:pPr>
    </w:p>
    <w:p w14:paraId="3EFFBA6D" w14:textId="739FCB8D" w:rsidR="007B39B5" w:rsidRDefault="007B39B5" w:rsidP="007F286E">
      <w:pPr>
        <w:spacing w:before="240"/>
      </w:pPr>
    </w:p>
    <w:p w14:paraId="5450C5E6" w14:textId="39C4F520" w:rsidR="007B39B5" w:rsidRDefault="007B39B5" w:rsidP="007F286E">
      <w:pPr>
        <w:spacing w:before="240"/>
      </w:pPr>
    </w:p>
    <w:p w14:paraId="05C2C978" w14:textId="1CB7C767" w:rsidR="007B39B5" w:rsidRDefault="007B39B5" w:rsidP="007F286E">
      <w:pPr>
        <w:spacing w:before="240"/>
      </w:pPr>
    </w:p>
    <w:p w14:paraId="516986D8" w14:textId="37FFD5CA" w:rsidR="007B39B5" w:rsidRDefault="007B39B5" w:rsidP="007F286E">
      <w:pPr>
        <w:spacing w:before="240"/>
      </w:pPr>
    </w:p>
    <w:p w14:paraId="6CB9694B" w14:textId="200943F4" w:rsidR="003541D8" w:rsidRDefault="003541D8" w:rsidP="007F286E">
      <w:pPr>
        <w:spacing w:before="240"/>
      </w:pPr>
    </w:p>
    <w:p w14:paraId="1E80BC16" w14:textId="54C38C67" w:rsidR="003541D8" w:rsidRDefault="003541D8" w:rsidP="007F286E">
      <w:pPr>
        <w:spacing w:before="240"/>
      </w:pPr>
    </w:p>
    <w:p w14:paraId="6CEE2E8C" w14:textId="6A521EC5" w:rsidR="003541D8" w:rsidRDefault="003541D8" w:rsidP="007F286E">
      <w:pPr>
        <w:spacing w:before="240"/>
      </w:pPr>
    </w:p>
    <w:p w14:paraId="6B736D1D" w14:textId="665CE218" w:rsidR="003541D8" w:rsidRDefault="003541D8" w:rsidP="007F286E">
      <w:pPr>
        <w:spacing w:before="240"/>
      </w:pPr>
    </w:p>
    <w:p w14:paraId="145AB253" w14:textId="05DC98AB" w:rsidR="003541D8" w:rsidRDefault="003541D8" w:rsidP="007F286E">
      <w:pPr>
        <w:spacing w:before="240"/>
      </w:pPr>
    </w:p>
    <w:p w14:paraId="7AD97A5C" w14:textId="76076EF3" w:rsidR="003541D8" w:rsidRDefault="003541D8" w:rsidP="007F286E">
      <w:pPr>
        <w:spacing w:before="240"/>
      </w:pPr>
    </w:p>
    <w:p w14:paraId="163856E4" w14:textId="622685F0" w:rsidR="003541D8" w:rsidRDefault="003541D8" w:rsidP="007F286E">
      <w:pPr>
        <w:spacing w:before="240"/>
      </w:pPr>
    </w:p>
    <w:p w14:paraId="7AED3115" w14:textId="7617366F" w:rsidR="003541D8" w:rsidRDefault="003541D8" w:rsidP="007F286E">
      <w:pPr>
        <w:spacing w:before="240"/>
      </w:pPr>
    </w:p>
    <w:p w14:paraId="73904A57" w14:textId="5A49B473" w:rsidR="003541D8" w:rsidRDefault="003541D8" w:rsidP="007F286E">
      <w:pPr>
        <w:spacing w:before="240"/>
      </w:pPr>
    </w:p>
    <w:p w14:paraId="589C9903" w14:textId="5B6050A5" w:rsidR="003541D8" w:rsidRDefault="003541D8" w:rsidP="007F286E">
      <w:pPr>
        <w:spacing w:before="240"/>
      </w:pPr>
    </w:p>
    <w:p w14:paraId="1902AA4D" w14:textId="5FF5F025" w:rsidR="003541D8" w:rsidRDefault="003541D8" w:rsidP="007F286E">
      <w:pPr>
        <w:spacing w:before="240"/>
      </w:pPr>
    </w:p>
    <w:p w14:paraId="790AAE27" w14:textId="29582911" w:rsidR="003541D8" w:rsidRDefault="003541D8" w:rsidP="007F286E">
      <w:pPr>
        <w:spacing w:before="240"/>
      </w:pPr>
    </w:p>
    <w:p w14:paraId="362C48EB" w14:textId="27990D01" w:rsidR="003541D8" w:rsidRDefault="003541D8" w:rsidP="007F286E">
      <w:pPr>
        <w:spacing w:before="240"/>
      </w:pPr>
    </w:p>
    <w:p w14:paraId="35949AA2" w14:textId="6701A6E3" w:rsidR="003541D8" w:rsidRDefault="003541D8" w:rsidP="007F286E">
      <w:pPr>
        <w:spacing w:before="240"/>
      </w:pPr>
    </w:p>
    <w:p w14:paraId="456C2F9A" w14:textId="77777777" w:rsidR="003541D8" w:rsidRDefault="003541D8" w:rsidP="007F286E">
      <w:pPr>
        <w:spacing w:before="240"/>
      </w:pPr>
    </w:p>
    <w:p w14:paraId="59E1D30A" w14:textId="6FEAE9C0" w:rsidR="0077126B" w:rsidRDefault="00926E50" w:rsidP="00A5794F">
      <w:pPr>
        <w:pStyle w:val="Heading1"/>
      </w:pPr>
      <w:bookmarkStart w:id="207" w:name="_Toc23844153"/>
      <w:r w:rsidRPr="00F45960">
        <w:lastRenderedPageBreak/>
        <w:t xml:space="preserve">Lista e </w:t>
      </w:r>
      <w:commentRangeStart w:id="208"/>
      <w:r w:rsidR="0020508C">
        <w:t xml:space="preserve">pikave fundore </w:t>
      </w:r>
      <w:commentRangeEnd w:id="208"/>
      <w:r w:rsidR="00F37F38">
        <w:rPr>
          <w:rStyle w:val="CommentReference"/>
          <w:rFonts w:eastAsia="MS Mincho" w:cstheme="minorBidi"/>
        </w:rPr>
        <w:commentReference w:id="208"/>
      </w:r>
      <w:r w:rsidRPr="00F45960">
        <w:t>t</w:t>
      </w:r>
      <w:r w:rsidR="005B171E" w:rsidRPr="00F45960">
        <w:t>ë</w:t>
      </w:r>
      <w:r w:rsidRPr="00F45960">
        <w:t xml:space="preserve"> mundshme</w:t>
      </w:r>
      <w:bookmarkEnd w:id="207"/>
    </w:p>
    <w:p w14:paraId="1E69E18F" w14:textId="69FA6827" w:rsidR="00A5794F" w:rsidRDefault="00A5794F" w:rsidP="00A5794F"/>
    <w:p w14:paraId="467A8DDD" w14:textId="56FE7C55" w:rsidR="009300CA" w:rsidRDefault="0000703D" w:rsidP="009300CA">
      <w:pPr>
        <w:pStyle w:val="Heading2"/>
      </w:pPr>
      <w:bookmarkStart w:id="209" w:name="_Toc23844154"/>
      <w:r>
        <w:t>index</w:t>
      </w:r>
      <w:bookmarkEnd w:id="209"/>
    </w:p>
    <w:tbl>
      <w:tblPr>
        <w:tblStyle w:val="TableGrid"/>
        <w:tblW w:w="0" w:type="auto"/>
        <w:tblLook w:val="04A0" w:firstRow="1" w:lastRow="0" w:firstColumn="1" w:lastColumn="0" w:noHBand="0" w:noVBand="1"/>
      </w:tblPr>
      <w:tblGrid>
        <w:gridCol w:w="2155"/>
        <w:gridCol w:w="7195"/>
      </w:tblGrid>
      <w:tr w:rsidR="009300CA" w14:paraId="07A32128" w14:textId="77777777" w:rsidTr="00302B54">
        <w:trPr>
          <w:trHeight w:val="360"/>
        </w:trPr>
        <w:tc>
          <w:tcPr>
            <w:tcW w:w="2155" w:type="dxa"/>
            <w:vAlign w:val="center"/>
          </w:tcPr>
          <w:p w14:paraId="04E0CCA5" w14:textId="77777777" w:rsidR="009300CA" w:rsidRDefault="009300CA" w:rsidP="00302B54">
            <w:pPr>
              <w:spacing w:line="360" w:lineRule="auto"/>
              <w:jc w:val="left"/>
            </w:pPr>
            <w:r>
              <w:t>Emri</w:t>
            </w:r>
          </w:p>
        </w:tc>
        <w:tc>
          <w:tcPr>
            <w:tcW w:w="7195" w:type="dxa"/>
            <w:vAlign w:val="center"/>
          </w:tcPr>
          <w:p w14:paraId="3F179B07" w14:textId="10E20D45" w:rsidR="009300CA" w:rsidRDefault="005E7BAE" w:rsidP="00302B54">
            <w:pPr>
              <w:jc w:val="left"/>
            </w:pPr>
            <w:r>
              <w:t>index</w:t>
            </w:r>
          </w:p>
        </w:tc>
      </w:tr>
      <w:tr w:rsidR="009300CA" w14:paraId="1B5B3FC5" w14:textId="77777777" w:rsidTr="00302B54">
        <w:tc>
          <w:tcPr>
            <w:tcW w:w="2155" w:type="dxa"/>
            <w:vAlign w:val="center"/>
          </w:tcPr>
          <w:p w14:paraId="183BA532" w14:textId="77777777" w:rsidR="009300CA" w:rsidRDefault="009300CA" w:rsidP="00302B54">
            <w:pPr>
              <w:spacing w:line="360" w:lineRule="auto"/>
              <w:jc w:val="left"/>
            </w:pPr>
            <w:r>
              <w:t>URL</w:t>
            </w:r>
          </w:p>
        </w:tc>
        <w:tc>
          <w:tcPr>
            <w:tcW w:w="7195" w:type="dxa"/>
            <w:vAlign w:val="center"/>
          </w:tcPr>
          <w:p w14:paraId="433D2257" w14:textId="697BA3A9" w:rsidR="009300CA" w:rsidRDefault="009300CA" w:rsidP="00302B54">
            <w:pPr>
              <w:jc w:val="left"/>
            </w:pPr>
            <w:r w:rsidRPr="0019245A">
              <w:rPr>
                <w:color w:val="4472C4" w:themeColor="accent1"/>
              </w:rPr>
              <w:t>localhost/</w:t>
            </w:r>
          </w:p>
        </w:tc>
      </w:tr>
      <w:tr w:rsidR="009300CA" w14:paraId="0A2A351E" w14:textId="77777777" w:rsidTr="00302B54">
        <w:tc>
          <w:tcPr>
            <w:tcW w:w="2155" w:type="dxa"/>
            <w:vAlign w:val="center"/>
          </w:tcPr>
          <w:p w14:paraId="16AA2C14" w14:textId="77777777" w:rsidR="009300CA" w:rsidRDefault="009300CA" w:rsidP="00302B54">
            <w:pPr>
              <w:spacing w:line="360" w:lineRule="auto"/>
              <w:jc w:val="left"/>
            </w:pPr>
            <w:r>
              <w:t>Parametrat</w:t>
            </w:r>
          </w:p>
        </w:tc>
        <w:tc>
          <w:tcPr>
            <w:tcW w:w="7195" w:type="dxa"/>
            <w:vAlign w:val="center"/>
          </w:tcPr>
          <w:p w14:paraId="1969C7FF" w14:textId="4D7605B3" w:rsidR="009300CA" w:rsidRDefault="009300CA" w:rsidP="00302B54">
            <w:pPr>
              <w:jc w:val="left"/>
            </w:pPr>
          </w:p>
        </w:tc>
      </w:tr>
      <w:tr w:rsidR="009300CA" w14:paraId="2565ED2B" w14:textId="77777777" w:rsidTr="00302B54">
        <w:tc>
          <w:tcPr>
            <w:tcW w:w="2155" w:type="dxa"/>
            <w:vAlign w:val="center"/>
          </w:tcPr>
          <w:p w14:paraId="10446B36" w14:textId="77777777" w:rsidR="009300CA" w:rsidRDefault="009300CA" w:rsidP="00302B54">
            <w:pPr>
              <w:spacing w:line="360" w:lineRule="auto"/>
              <w:jc w:val="left"/>
            </w:pPr>
            <w:r>
              <w:t>Përshkrimi</w:t>
            </w:r>
          </w:p>
        </w:tc>
        <w:tc>
          <w:tcPr>
            <w:tcW w:w="7195" w:type="dxa"/>
            <w:vAlign w:val="center"/>
          </w:tcPr>
          <w:p w14:paraId="66E968F0" w14:textId="77777777" w:rsidR="009300CA" w:rsidRDefault="009300CA" w:rsidP="00302B54">
            <w:pPr>
              <w:jc w:val="left"/>
            </w:pPr>
          </w:p>
          <w:p w14:paraId="7397FF2B" w14:textId="77777777" w:rsidR="009300CA" w:rsidRDefault="009300CA" w:rsidP="00302B54">
            <w:pPr>
              <w:jc w:val="left"/>
            </w:pPr>
            <w:r>
              <w:t>Kthen përmbajtjen e faqes filluese, që është lista e pikave fundore të ofruara nga ne.</w:t>
            </w:r>
          </w:p>
          <w:p w14:paraId="2BD1A9A5" w14:textId="236BA4A4" w:rsidR="009300CA" w:rsidRDefault="009300CA" w:rsidP="00302B54">
            <w:pPr>
              <w:jc w:val="left"/>
            </w:pPr>
          </w:p>
        </w:tc>
      </w:tr>
      <w:tr w:rsidR="009300CA" w14:paraId="292AC814" w14:textId="77777777" w:rsidTr="00302B54">
        <w:tc>
          <w:tcPr>
            <w:tcW w:w="2155" w:type="dxa"/>
            <w:vAlign w:val="center"/>
          </w:tcPr>
          <w:p w14:paraId="5248565F" w14:textId="77777777" w:rsidR="009300CA" w:rsidRDefault="009300CA" w:rsidP="00302B54">
            <w:pPr>
              <w:spacing w:line="360" w:lineRule="auto"/>
              <w:jc w:val="left"/>
            </w:pPr>
            <w:r>
              <w:t>Shembull</w:t>
            </w:r>
          </w:p>
        </w:tc>
        <w:tc>
          <w:tcPr>
            <w:tcW w:w="7195" w:type="dxa"/>
            <w:vAlign w:val="center"/>
          </w:tcPr>
          <w:p w14:paraId="3C266CDA" w14:textId="2924FB6D" w:rsidR="009300CA" w:rsidRDefault="009300CA" w:rsidP="00302B54">
            <w:pPr>
              <w:jc w:val="left"/>
            </w:pPr>
            <w:r w:rsidRPr="001B6F08">
              <w:rPr>
                <w:color w:val="4472C4" w:themeColor="accent1"/>
                <w:shd w:val="clear" w:color="auto" w:fill="FFFFFF"/>
              </w:rPr>
              <w:t>localhost:9000/</w:t>
            </w:r>
          </w:p>
        </w:tc>
      </w:tr>
    </w:tbl>
    <w:p w14:paraId="4E90E8DC" w14:textId="77777777" w:rsidR="00690AEA" w:rsidRDefault="00690AEA" w:rsidP="00F31A2C">
      <w:pPr>
        <w:pStyle w:val="Caption"/>
      </w:pPr>
      <w:bookmarkStart w:id="210" w:name="_Toc23843280"/>
      <w:bookmarkStart w:id="211" w:name="_Toc23843309"/>
      <w:bookmarkStart w:id="212" w:name="_Toc23844086"/>
    </w:p>
    <w:p w14:paraId="5DFB1851" w14:textId="12186FCA" w:rsidR="009300CA" w:rsidRDefault="003541D8" w:rsidP="00F31A2C">
      <w:pPr>
        <w:pStyle w:val="Caption"/>
      </w:pPr>
      <w:r>
        <w:t xml:space="preserve">Tabela </w:t>
      </w:r>
      <w:r>
        <w:fldChar w:fldCharType="begin"/>
      </w:r>
      <w:r>
        <w:instrText xml:space="preserve"> SEQ Tabela \* ARABIC </w:instrText>
      </w:r>
      <w:r>
        <w:fldChar w:fldCharType="separate"/>
      </w:r>
      <w:r>
        <w:rPr>
          <w:noProof/>
        </w:rPr>
        <w:t>1</w:t>
      </w:r>
      <w:r>
        <w:fldChar w:fldCharType="end"/>
      </w:r>
      <w:r>
        <w:t>: pika fundore index</w:t>
      </w:r>
      <w:bookmarkEnd w:id="210"/>
      <w:bookmarkEnd w:id="211"/>
      <w:bookmarkEnd w:id="212"/>
    </w:p>
    <w:p w14:paraId="77DCE09C" w14:textId="77777777" w:rsidR="003541D8" w:rsidRDefault="003541D8" w:rsidP="009300CA"/>
    <w:p w14:paraId="1939D314" w14:textId="052455C5" w:rsidR="0019245A" w:rsidRDefault="0019245A" w:rsidP="0019245A">
      <w:pPr>
        <w:pStyle w:val="Heading2"/>
      </w:pPr>
      <w:bookmarkStart w:id="213" w:name="_Toc23844155"/>
      <w:r>
        <w:t>getColumns</w:t>
      </w:r>
      <w:bookmarkEnd w:id="213"/>
    </w:p>
    <w:tbl>
      <w:tblPr>
        <w:tblStyle w:val="TableGrid"/>
        <w:tblW w:w="0" w:type="auto"/>
        <w:tblLook w:val="04A0" w:firstRow="1" w:lastRow="0" w:firstColumn="1" w:lastColumn="0" w:noHBand="0" w:noVBand="1"/>
      </w:tblPr>
      <w:tblGrid>
        <w:gridCol w:w="2155"/>
        <w:gridCol w:w="7195"/>
      </w:tblGrid>
      <w:tr w:rsidR="00A5794F" w14:paraId="1A6FE1E8" w14:textId="77777777" w:rsidTr="00A5794F">
        <w:trPr>
          <w:trHeight w:val="360"/>
        </w:trPr>
        <w:tc>
          <w:tcPr>
            <w:tcW w:w="2155" w:type="dxa"/>
            <w:vAlign w:val="center"/>
          </w:tcPr>
          <w:p w14:paraId="5EBC52A3" w14:textId="151E0832" w:rsidR="00A5794F" w:rsidRDefault="00A5794F" w:rsidP="00A5794F">
            <w:pPr>
              <w:spacing w:line="360" w:lineRule="auto"/>
              <w:jc w:val="left"/>
            </w:pPr>
            <w:r>
              <w:t>Emri</w:t>
            </w:r>
          </w:p>
        </w:tc>
        <w:tc>
          <w:tcPr>
            <w:tcW w:w="7195" w:type="dxa"/>
            <w:vAlign w:val="center"/>
          </w:tcPr>
          <w:p w14:paraId="79BB1DB7" w14:textId="20089225" w:rsidR="00A5794F" w:rsidRDefault="00A5794F" w:rsidP="00A5794F">
            <w:pPr>
              <w:jc w:val="left"/>
            </w:pPr>
            <w:r w:rsidRPr="00D86507">
              <w:rPr>
                <w:color w:val="BF8F00" w:themeColor="accent4" w:themeShade="BF"/>
              </w:rPr>
              <w:t>getColumns</w:t>
            </w:r>
          </w:p>
        </w:tc>
      </w:tr>
      <w:tr w:rsidR="00A5794F" w14:paraId="0D1E7462" w14:textId="77777777" w:rsidTr="00A5794F">
        <w:tc>
          <w:tcPr>
            <w:tcW w:w="2155" w:type="dxa"/>
            <w:vAlign w:val="center"/>
          </w:tcPr>
          <w:p w14:paraId="513A2E76" w14:textId="169B0C65" w:rsidR="00A5794F" w:rsidRDefault="00A5794F" w:rsidP="00A5794F">
            <w:pPr>
              <w:spacing w:line="360" w:lineRule="auto"/>
              <w:jc w:val="left"/>
            </w:pPr>
            <w:r>
              <w:t>URL</w:t>
            </w:r>
          </w:p>
        </w:tc>
        <w:tc>
          <w:tcPr>
            <w:tcW w:w="7195" w:type="dxa"/>
            <w:vAlign w:val="center"/>
          </w:tcPr>
          <w:p w14:paraId="40155303" w14:textId="0C68F9B3" w:rsidR="00A5794F" w:rsidRDefault="00A5794F" w:rsidP="00A5794F">
            <w:pPr>
              <w:jc w:val="left"/>
            </w:pPr>
            <w:r w:rsidRPr="0019245A">
              <w:rPr>
                <w:color w:val="4472C4" w:themeColor="accent1"/>
              </w:rPr>
              <w:t>localhost/</w:t>
            </w:r>
            <w:r w:rsidRPr="00D86507">
              <w:rPr>
                <w:color w:val="BF8F00" w:themeColor="accent4" w:themeShade="BF"/>
              </w:rPr>
              <w:t>getColumns</w:t>
            </w:r>
          </w:p>
        </w:tc>
      </w:tr>
      <w:tr w:rsidR="00A5794F" w14:paraId="2B4B5077" w14:textId="77777777" w:rsidTr="00A5794F">
        <w:tc>
          <w:tcPr>
            <w:tcW w:w="2155" w:type="dxa"/>
            <w:vAlign w:val="center"/>
          </w:tcPr>
          <w:p w14:paraId="6463825B" w14:textId="6FCF1E60" w:rsidR="00A5794F" w:rsidRDefault="00A5794F" w:rsidP="00A5794F">
            <w:pPr>
              <w:spacing w:line="360" w:lineRule="auto"/>
              <w:jc w:val="left"/>
            </w:pPr>
            <w:r>
              <w:t>Parametrat</w:t>
            </w:r>
          </w:p>
        </w:tc>
        <w:tc>
          <w:tcPr>
            <w:tcW w:w="7195" w:type="dxa"/>
            <w:vAlign w:val="center"/>
          </w:tcPr>
          <w:p w14:paraId="588CC415" w14:textId="43152F97" w:rsidR="00A5794F" w:rsidRDefault="00A5794F" w:rsidP="00A5794F">
            <w:pPr>
              <w:jc w:val="left"/>
            </w:pPr>
            <w:r w:rsidRPr="00A41573">
              <w:rPr>
                <w:color w:val="C00000"/>
              </w:rPr>
              <w:t xml:space="preserve">kind </w:t>
            </w:r>
            <w:r w:rsidRPr="00F45960">
              <w:tab/>
            </w:r>
            <w:r w:rsidRPr="00F45960">
              <w:tab/>
              <w:t>– lloji i datasetit [steam / Kaggle]</w:t>
            </w:r>
          </w:p>
        </w:tc>
      </w:tr>
      <w:tr w:rsidR="00A5794F" w14:paraId="77203B69" w14:textId="77777777" w:rsidTr="00A5794F">
        <w:tc>
          <w:tcPr>
            <w:tcW w:w="2155" w:type="dxa"/>
            <w:vAlign w:val="center"/>
          </w:tcPr>
          <w:p w14:paraId="035AC238" w14:textId="7A9CEBD4" w:rsidR="00A5794F" w:rsidRDefault="00A5794F" w:rsidP="00A5794F">
            <w:pPr>
              <w:spacing w:line="360" w:lineRule="auto"/>
              <w:jc w:val="left"/>
            </w:pPr>
            <w:r>
              <w:t>Përshkrimi</w:t>
            </w:r>
          </w:p>
        </w:tc>
        <w:tc>
          <w:tcPr>
            <w:tcW w:w="7195" w:type="dxa"/>
            <w:vAlign w:val="center"/>
          </w:tcPr>
          <w:p w14:paraId="4BD9A1C7" w14:textId="52372646" w:rsidR="00A5794F" w:rsidRDefault="00A5794F" w:rsidP="00A5794F">
            <w:pPr>
              <w:jc w:val="left"/>
            </w:pPr>
            <w:r w:rsidRPr="00F45960">
              <w:t>kthen një listë të kolonave të datasetit përkatës</w:t>
            </w:r>
          </w:p>
        </w:tc>
      </w:tr>
      <w:tr w:rsidR="00A5794F" w14:paraId="6DB8CA7A" w14:textId="77777777" w:rsidTr="00A5794F">
        <w:tc>
          <w:tcPr>
            <w:tcW w:w="2155" w:type="dxa"/>
            <w:vAlign w:val="center"/>
          </w:tcPr>
          <w:p w14:paraId="2A942F78" w14:textId="2DC2604E" w:rsidR="00A5794F" w:rsidRDefault="00A5794F" w:rsidP="00A5794F">
            <w:pPr>
              <w:spacing w:line="360" w:lineRule="auto"/>
              <w:jc w:val="left"/>
            </w:pPr>
            <w:r>
              <w:t>Shembull</w:t>
            </w:r>
          </w:p>
        </w:tc>
        <w:tc>
          <w:tcPr>
            <w:tcW w:w="7195" w:type="dxa"/>
            <w:vAlign w:val="center"/>
          </w:tcPr>
          <w:p w14:paraId="11EDE00B" w14:textId="43FD5F9A" w:rsidR="00A5794F" w:rsidRDefault="00A5794F" w:rsidP="00A5794F">
            <w:pPr>
              <w:jc w:val="left"/>
            </w:pPr>
            <w:r w:rsidRPr="001B6F08">
              <w:rPr>
                <w:color w:val="4472C4" w:themeColor="accent1"/>
                <w:shd w:val="clear" w:color="auto" w:fill="FFFFFF"/>
              </w:rPr>
              <w:t>localhost:9000/</w:t>
            </w:r>
            <w:r w:rsidRPr="00D86507">
              <w:rPr>
                <w:color w:val="BF8F00" w:themeColor="accent4" w:themeShade="BF"/>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0A3C6704" w14:textId="77777777" w:rsidR="00690AEA" w:rsidRDefault="00690AEA" w:rsidP="00F31A2C">
      <w:pPr>
        <w:pStyle w:val="Caption"/>
      </w:pPr>
      <w:bookmarkStart w:id="214" w:name="_Toc23843281"/>
      <w:bookmarkStart w:id="215" w:name="_Toc23843310"/>
      <w:bookmarkStart w:id="216" w:name="_Toc23844087"/>
    </w:p>
    <w:p w14:paraId="70E16212" w14:textId="32D17355" w:rsidR="001C1382" w:rsidRDefault="003541D8" w:rsidP="00F31A2C">
      <w:pPr>
        <w:pStyle w:val="Caption"/>
      </w:pPr>
      <w:r>
        <w:t xml:space="preserve">Tabela </w:t>
      </w:r>
      <w:r>
        <w:fldChar w:fldCharType="begin"/>
      </w:r>
      <w:r>
        <w:instrText xml:space="preserve"> SEQ Tabela \* ARABIC </w:instrText>
      </w:r>
      <w:r>
        <w:fldChar w:fldCharType="separate"/>
      </w:r>
      <w:r>
        <w:rPr>
          <w:noProof/>
        </w:rPr>
        <w:t>2</w:t>
      </w:r>
      <w:r>
        <w:fldChar w:fldCharType="end"/>
      </w:r>
      <w:r>
        <w:t>: pika fundore getColumns</w:t>
      </w:r>
      <w:bookmarkEnd w:id="214"/>
      <w:bookmarkEnd w:id="215"/>
      <w:bookmarkEnd w:id="216"/>
    </w:p>
    <w:p w14:paraId="284249DD" w14:textId="77777777" w:rsidR="00690AEA" w:rsidRPr="00690AEA" w:rsidRDefault="00690AEA" w:rsidP="00690AEA"/>
    <w:p w14:paraId="1B41978C" w14:textId="1AE61575" w:rsidR="00A5794F" w:rsidRDefault="0019245A" w:rsidP="0019245A">
      <w:pPr>
        <w:pStyle w:val="Heading2"/>
      </w:pPr>
      <w:bookmarkStart w:id="217" w:name="_Ref23334923"/>
      <w:bookmarkStart w:id="218" w:name="_Toc23844156"/>
      <w:r>
        <w:t>getSample</w:t>
      </w:r>
      <w:bookmarkEnd w:id="217"/>
      <w:bookmarkEnd w:id="218"/>
    </w:p>
    <w:tbl>
      <w:tblPr>
        <w:tblStyle w:val="TableGrid"/>
        <w:tblW w:w="0" w:type="auto"/>
        <w:tblLook w:val="04A0" w:firstRow="1" w:lastRow="0" w:firstColumn="1" w:lastColumn="0" w:noHBand="0" w:noVBand="1"/>
      </w:tblPr>
      <w:tblGrid>
        <w:gridCol w:w="2155"/>
        <w:gridCol w:w="7195"/>
      </w:tblGrid>
      <w:tr w:rsidR="00A5794F" w14:paraId="5AF8B459" w14:textId="77777777" w:rsidTr="0020508C">
        <w:trPr>
          <w:trHeight w:val="360"/>
        </w:trPr>
        <w:tc>
          <w:tcPr>
            <w:tcW w:w="2155" w:type="dxa"/>
            <w:vAlign w:val="center"/>
          </w:tcPr>
          <w:p w14:paraId="3E5F8750" w14:textId="77777777" w:rsidR="00A5794F" w:rsidRDefault="00A5794F" w:rsidP="0020508C">
            <w:pPr>
              <w:spacing w:line="360" w:lineRule="auto"/>
              <w:jc w:val="left"/>
            </w:pPr>
            <w:r>
              <w:t>Emri</w:t>
            </w:r>
          </w:p>
        </w:tc>
        <w:tc>
          <w:tcPr>
            <w:tcW w:w="7195" w:type="dxa"/>
            <w:vAlign w:val="center"/>
          </w:tcPr>
          <w:p w14:paraId="71D6DD67" w14:textId="7CDA63A5" w:rsidR="00A5794F" w:rsidRDefault="00A5794F" w:rsidP="0020508C">
            <w:pPr>
              <w:jc w:val="left"/>
            </w:pPr>
            <w:r w:rsidRPr="00D86507">
              <w:rPr>
                <w:color w:val="BF8F00" w:themeColor="accent4" w:themeShade="BF"/>
              </w:rPr>
              <w:t>getSample</w:t>
            </w:r>
          </w:p>
        </w:tc>
      </w:tr>
      <w:tr w:rsidR="00A5794F" w14:paraId="2CE106EE" w14:textId="77777777" w:rsidTr="0020508C">
        <w:tc>
          <w:tcPr>
            <w:tcW w:w="2155" w:type="dxa"/>
            <w:vAlign w:val="center"/>
          </w:tcPr>
          <w:p w14:paraId="122BA4F5" w14:textId="77777777" w:rsidR="00A5794F" w:rsidRDefault="00A5794F" w:rsidP="0020508C">
            <w:pPr>
              <w:spacing w:line="360" w:lineRule="auto"/>
              <w:jc w:val="left"/>
            </w:pPr>
            <w:r>
              <w:t>URL</w:t>
            </w:r>
          </w:p>
        </w:tc>
        <w:tc>
          <w:tcPr>
            <w:tcW w:w="7195" w:type="dxa"/>
            <w:vAlign w:val="center"/>
          </w:tcPr>
          <w:p w14:paraId="2F6410B0" w14:textId="4C4A2898" w:rsidR="00A5794F" w:rsidRDefault="00A5794F" w:rsidP="0020508C">
            <w:pPr>
              <w:jc w:val="left"/>
            </w:pPr>
            <w:r w:rsidRPr="0019245A">
              <w:rPr>
                <w:color w:val="4472C4" w:themeColor="accent1"/>
              </w:rPr>
              <w:t>localhost/</w:t>
            </w:r>
            <w:r w:rsidRPr="00D86507">
              <w:rPr>
                <w:color w:val="BF8F00" w:themeColor="accent4" w:themeShade="BF"/>
              </w:rPr>
              <w:t>getSample</w:t>
            </w:r>
          </w:p>
        </w:tc>
      </w:tr>
      <w:tr w:rsidR="00A5794F" w14:paraId="6BE6FCC8" w14:textId="77777777" w:rsidTr="0020508C">
        <w:tc>
          <w:tcPr>
            <w:tcW w:w="2155" w:type="dxa"/>
            <w:vAlign w:val="center"/>
          </w:tcPr>
          <w:p w14:paraId="4FD3ADE1" w14:textId="77777777" w:rsidR="00A5794F" w:rsidRDefault="00A5794F" w:rsidP="0020508C">
            <w:pPr>
              <w:spacing w:line="360" w:lineRule="auto"/>
              <w:jc w:val="left"/>
            </w:pPr>
            <w:r>
              <w:t>Parametrat</w:t>
            </w:r>
          </w:p>
        </w:tc>
        <w:tc>
          <w:tcPr>
            <w:tcW w:w="7195" w:type="dxa"/>
            <w:vAlign w:val="center"/>
          </w:tcPr>
          <w:p w14:paraId="56BC2D80" w14:textId="77777777" w:rsidR="0019245A" w:rsidRDefault="0019245A" w:rsidP="0020508C">
            <w:pPr>
              <w:jc w:val="left"/>
            </w:pPr>
          </w:p>
          <w:p w14:paraId="3F75D97B" w14:textId="74F42F01" w:rsidR="00A5794F" w:rsidRPr="00F45960" w:rsidRDefault="00A5794F" w:rsidP="0020508C">
            <w:pPr>
              <w:jc w:val="left"/>
            </w:pPr>
            <w:r w:rsidRPr="00C37913">
              <w:rPr>
                <w:color w:val="C00000"/>
              </w:rPr>
              <w:t xml:space="preserve">kind </w:t>
            </w:r>
            <w:r w:rsidRPr="00F45960">
              <w:tab/>
            </w:r>
            <w:r w:rsidRPr="00F45960">
              <w:tab/>
              <w:t>– lloji i datasetit [steam / Kaggle]</w:t>
            </w:r>
          </w:p>
          <w:p w14:paraId="5409F411" w14:textId="77777777" w:rsidR="00A5794F" w:rsidRDefault="00A5794F" w:rsidP="0020508C">
            <w:pPr>
              <w:jc w:val="left"/>
            </w:pPr>
            <w:r w:rsidRPr="00C37913">
              <w:rPr>
                <w:color w:val="C00000"/>
              </w:rPr>
              <w:t xml:space="preserve">percentage </w:t>
            </w:r>
            <w:r w:rsidRPr="00F45960">
              <w:tab/>
              <w:t>– përqindja e monstrës [0 deri 100]</w:t>
            </w:r>
          </w:p>
          <w:p w14:paraId="06C26D47" w14:textId="0C2A7653" w:rsidR="0019245A" w:rsidRDefault="0019245A" w:rsidP="0020508C">
            <w:pPr>
              <w:jc w:val="left"/>
            </w:pPr>
          </w:p>
        </w:tc>
      </w:tr>
      <w:tr w:rsidR="00A5794F" w14:paraId="491006AE" w14:textId="77777777" w:rsidTr="0020508C">
        <w:tc>
          <w:tcPr>
            <w:tcW w:w="2155" w:type="dxa"/>
            <w:vAlign w:val="center"/>
          </w:tcPr>
          <w:p w14:paraId="177C6325" w14:textId="77777777" w:rsidR="00A5794F" w:rsidRDefault="00A5794F" w:rsidP="0020508C">
            <w:pPr>
              <w:spacing w:line="360" w:lineRule="auto"/>
              <w:jc w:val="left"/>
            </w:pPr>
            <w:r>
              <w:t>Përshkrimi</w:t>
            </w:r>
          </w:p>
        </w:tc>
        <w:tc>
          <w:tcPr>
            <w:tcW w:w="7195" w:type="dxa"/>
            <w:vAlign w:val="center"/>
          </w:tcPr>
          <w:p w14:paraId="19F437DE" w14:textId="3C02CB1F" w:rsidR="00A5794F" w:rsidRDefault="00A5794F" w:rsidP="0020508C">
            <w:pPr>
              <w:jc w:val="left"/>
            </w:pPr>
            <w:r w:rsidRPr="00F45960">
              <w:t>kthen një monstër të datasetit përkatës, varësisht përqindjes</w:t>
            </w:r>
          </w:p>
        </w:tc>
      </w:tr>
      <w:tr w:rsidR="00A5794F" w14:paraId="799BC025" w14:textId="77777777" w:rsidTr="0020508C">
        <w:tc>
          <w:tcPr>
            <w:tcW w:w="2155" w:type="dxa"/>
            <w:vAlign w:val="center"/>
          </w:tcPr>
          <w:p w14:paraId="06DD228C" w14:textId="77777777" w:rsidR="00A5794F" w:rsidRDefault="00A5794F" w:rsidP="0020508C">
            <w:pPr>
              <w:spacing w:line="360" w:lineRule="auto"/>
              <w:jc w:val="left"/>
            </w:pPr>
            <w:r>
              <w:t>Shembull</w:t>
            </w:r>
          </w:p>
        </w:tc>
        <w:tc>
          <w:tcPr>
            <w:tcW w:w="7195" w:type="dxa"/>
            <w:vAlign w:val="center"/>
          </w:tcPr>
          <w:p w14:paraId="6C830676" w14:textId="7DDEF095" w:rsidR="00A5794F" w:rsidRDefault="00A5794F" w:rsidP="0020508C">
            <w:pPr>
              <w:jc w:val="left"/>
            </w:pPr>
            <w:r w:rsidRPr="001B6F08">
              <w:rPr>
                <w:color w:val="4472C4" w:themeColor="accent1"/>
                <w:shd w:val="clear" w:color="auto" w:fill="FFFFFF"/>
              </w:rPr>
              <w:t>localhost:9000/</w:t>
            </w:r>
            <w:r w:rsidRPr="00D86507">
              <w:rPr>
                <w:color w:val="BF8F00" w:themeColor="accent4" w:themeShade="BF"/>
                <w:shd w:val="clear" w:color="auto" w:fill="FFFFFF"/>
              </w:rPr>
              <w:t>getSample</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r w:rsidRPr="00F45960">
              <w:rPr>
                <w:shd w:val="clear" w:color="auto" w:fill="FFFFFF"/>
              </w:rPr>
              <w:t>&amp;</w:t>
            </w:r>
            <w:r w:rsidRPr="001B6F08">
              <w:rPr>
                <w:color w:val="C00000"/>
                <w:shd w:val="clear" w:color="auto" w:fill="FFFFFF"/>
              </w:rPr>
              <w:t>percentage</w:t>
            </w:r>
            <w:r w:rsidRPr="00F45960">
              <w:rPr>
                <w:shd w:val="clear" w:color="auto" w:fill="FFFFFF"/>
              </w:rPr>
              <w:t>=</w:t>
            </w:r>
            <w:r w:rsidRPr="00C01A2B">
              <w:rPr>
                <w:color w:val="538135" w:themeColor="accent6" w:themeShade="BF"/>
                <w:shd w:val="clear" w:color="auto" w:fill="FFFFFF"/>
              </w:rPr>
              <w:t>10</w:t>
            </w:r>
          </w:p>
        </w:tc>
      </w:tr>
    </w:tbl>
    <w:p w14:paraId="6406E8A5" w14:textId="77777777" w:rsidR="00690AEA" w:rsidRDefault="00690AEA" w:rsidP="00F31A2C">
      <w:pPr>
        <w:pStyle w:val="Caption"/>
      </w:pPr>
      <w:bookmarkStart w:id="219" w:name="_Toc23843282"/>
      <w:bookmarkStart w:id="220" w:name="_Toc23843311"/>
      <w:bookmarkStart w:id="221" w:name="_Toc23844088"/>
    </w:p>
    <w:p w14:paraId="67273F34" w14:textId="4A48C052" w:rsidR="00A5794F" w:rsidRDefault="003541D8" w:rsidP="00F31A2C">
      <w:pPr>
        <w:pStyle w:val="Caption"/>
      </w:pPr>
      <w:r>
        <w:t xml:space="preserve">Tabela </w:t>
      </w:r>
      <w:r>
        <w:fldChar w:fldCharType="begin"/>
      </w:r>
      <w:r>
        <w:instrText xml:space="preserve"> SEQ Tabela \* ARABIC </w:instrText>
      </w:r>
      <w:r>
        <w:fldChar w:fldCharType="separate"/>
      </w:r>
      <w:r>
        <w:rPr>
          <w:noProof/>
        </w:rPr>
        <w:t>3</w:t>
      </w:r>
      <w:r>
        <w:fldChar w:fldCharType="end"/>
      </w:r>
      <w:r w:rsidRPr="00EE1E9C">
        <w:t xml:space="preserve">: pika fundore </w:t>
      </w:r>
      <w:r>
        <w:t>getSample</w:t>
      </w:r>
      <w:bookmarkEnd w:id="219"/>
      <w:bookmarkEnd w:id="220"/>
      <w:bookmarkEnd w:id="221"/>
    </w:p>
    <w:p w14:paraId="1A0AC173" w14:textId="77777777" w:rsidR="00D3279F" w:rsidRPr="00F45960" w:rsidRDefault="00D3279F" w:rsidP="00A5794F"/>
    <w:p w14:paraId="67B0A027" w14:textId="57D4E9B9" w:rsidR="00A5794F" w:rsidRDefault="00C91BB7" w:rsidP="00C91BB7">
      <w:pPr>
        <w:pStyle w:val="Heading2"/>
      </w:pPr>
      <w:bookmarkStart w:id="222" w:name="_Toc23844157"/>
      <w:r>
        <w:lastRenderedPageBreak/>
        <w:t>getStages</w:t>
      </w:r>
      <w:bookmarkEnd w:id="222"/>
    </w:p>
    <w:tbl>
      <w:tblPr>
        <w:tblStyle w:val="TableGrid"/>
        <w:tblW w:w="0" w:type="auto"/>
        <w:tblLook w:val="04A0" w:firstRow="1" w:lastRow="0" w:firstColumn="1" w:lastColumn="0" w:noHBand="0" w:noVBand="1"/>
      </w:tblPr>
      <w:tblGrid>
        <w:gridCol w:w="2155"/>
        <w:gridCol w:w="7195"/>
      </w:tblGrid>
      <w:tr w:rsidR="00A5794F" w14:paraId="1CF91C6F" w14:textId="77777777" w:rsidTr="0020508C">
        <w:trPr>
          <w:trHeight w:val="360"/>
        </w:trPr>
        <w:tc>
          <w:tcPr>
            <w:tcW w:w="2155" w:type="dxa"/>
            <w:vAlign w:val="center"/>
          </w:tcPr>
          <w:p w14:paraId="7DFCF871" w14:textId="77777777" w:rsidR="00A5794F" w:rsidRDefault="00A5794F" w:rsidP="0020508C">
            <w:pPr>
              <w:spacing w:line="360" w:lineRule="auto"/>
              <w:jc w:val="left"/>
            </w:pPr>
            <w:r>
              <w:t>Emri</w:t>
            </w:r>
          </w:p>
        </w:tc>
        <w:tc>
          <w:tcPr>
            <w:tcW w:w="7195" w:type="dxa"/>
            <w:vAlign w:val="center"/>
          </w:tcPr>
          <w:p w14:paraId="6CD4060D" w14:textId="0ABDDAAA" w:rsidR="00A5794F" w:rsidRDefault="00A5794F" w:rsidP="0020508C">
            <w:pPr>
              <w:jc w:val="left"/>
            </w:pPr>
            <w:r w:rsidRPr="00D86507">
              <w:rPr>
                <w:color w:val="BF8F00" w:themeColor="accent4" w:themeShade="BF"/>
              </w:rPr>
              <w:t>getStages</w:t>
            </w:r>
          </w:p>
        </w:tc>
      </w:tr>
      <w:tr w:rsidR="00A5794F" w14:paraId="707EA5F3" w14:textId="77777777" w:rsidTr="0020508C">
        <w:tc>
          <w:tcPr>
            <w:tcW w:w="2155" w:type="dxa"/>
            <w:vAlign w:val="center"/>
          </w:tcPr>
          <w:p w14:paraId="1BC47D9B" w14:textId="77777777" w:rsidR="00A5794F" w:rsidRDefault="00A5794F" w:rsidP="0020508C">
            <w:pPr>
              <w:spacing w:line="360" w:lineRule="auto"/>
              <w:jc w:val="left"/>
            </w:pPr>
            <w:r>
              <w:t>URL</w:t>
            </w:r>
          </w:p>
        </w:tc>
        <w:tc>
          <w:tcPr>
            <w:tcW w:w="7195" w:type="dxa"/>
            <w:vAlign w:val="center"/>
          </w:tcPr>
          <w:p w14:paraId="5C136E63" w14:textId="6F75B3B7" w:rsidR="00A5794F" w:rsidRDefault="00A5794F" w:rsidP="0020508C">
            <w:pPr>
              <w:jc w:val="left"/>
            </w:pPr>
            <w:r w:rsidRPr="0019245A">
              <w:rPr>
                <w:color w:val="4472C4" w:themeColor="accent1"/>
              </w:rPr>
              <w:t>localhost/</w:t>
            </w:r>
            <w:r w:rsidRPr="00D86507">
              <w:rPr>
                <w:color w:val="BF8F00" w:themeColor="accent4" w:themeShade="BF"/>
              </w:rPr>
              <w:t>getStages</w:t>
            </w:r>
          </w:p>
        </w:tc>
      </w:tr>
      <w:tr w:rsidR="00A5794F" w14:paraId="51920907" w14:textId="77777777" w:rsidTr="0020508C">
        <w:tc>
          <w:tcPr>
            <w:tcW w:w="2155" w:type="dxa"/>
            <w:vAlign w:val="center"/>
          </w:tcPr>
          <w:p w14:paraId="45B16140" w14:textId="77777777" w:rsidR="00A5794F" w:rsidRDefault="00A5794F" w:rsidP="0020508C">
            <w:pPr>
              <w:spacing w:line="360" w:lineRule="auto"/>
              <w:jc w:val="left"/>
            </w:pPr>
            <w:r>
              <w:t>Parametrat</w:t>
            </w:r>
          </w:p>
        </w:tc>
        <w:tc>
          <w:tcPr>
            <w:tcW w:w="7195" w:type="dxa"/>
            <w:vAlign w:val="center"/>
          </w:tcPr>
          <w:p w14:paraId="40ECA566" w14:textId="27476526" w:rsidR="00A5794F" w:rsidRDefault="00A5794F" w:rsidP="0020508C">
            <w:pPr>
              <w:jc w:val="left"/>
            </w:pPr>
            <w:r w:rsidRPr="00C37913">
              <w:rPr>
                <w:color w:val="C00000"/>
              </w:rPr>
              <w:t xml:space="preserve">kind </w:t>
            </w:r>
            <w:r w:rsidRPr="00F45960">
              <w:tab/>
            </w:r>
            <w:r w:rsidRPr="00F45960">
              <w:tab/>
              <w:t>– lloji i datasetit [steam / Kaggle]</w:t>
            </w:r>
          </w:p>
        </w:tc>
      </w:tr>
      <w:tr w:rsidR="00A5794F" w14:paraId="511819AC" w14:textId="77777777" w:rsidTr="0020508C">
        <w:tc>
          <w:tcPr>
            <w:tcW w:w="2155" w:type="dxa"/>
            <w:vAlign w:val="center"/>
          </w:tcPr>
          <w:p w14:paraId="6A713C9D" w14:textId="77777777" w:rsidR="00A5794F" w:rsidRDefault="00A5794F" w:rsidP="0020508C">
            <w:pPr>
              <w:spacing w:line="360" w:lineRule="auto"/>
              <w:jc w:val="left"/>
            </w:pPr>
            <w:r>
              <w:t>Përshkrimi</w:t>
            </w:r>
          </w:p>
        </w:tc>
        <w:tc>
          <w:tcPr>
            <w:tcW w:w="7195" w:type="dxa"/>
            <w:vAlign w:val="center"/>
          </w:tcPr>
          <w:p w14:paraId="152F4288" w14:textId="18369033" w:rsidR="00A5794F" w:rsidRDefault="00A5794F" w:rsidP="0020508C">
            <w:pPr>
              <w:jc w:val="left"/>
            </w:pPr>
            <w:r w:rsidRPr="00F45960">
              <w:t xml:space="preserve">kthen një varg të </w:t>
            </w:r>
            <w:r w:rsidR="00E80CA0">
              <w:t>fazave</w:t>
            </w:r>
            <w:r w:rsidRPr="00F45960">
              <w:rPr>
                <w:i/>
                <w:iCs/>
              </w:rPr>
              <w:t xml:space="preserve"> </w:t>
            </w:r>
            <w:r w:rsidRPr="00F45960">
              <w:t>nëpër të cilët kanë kaluar të dhënat</w:t>
            </w:r>
          </w:p>
        </w:tc>
      </w:tr>
      <w:tr w:rsidR="00A5794F" w14:paraId="6E793336" w14:textId="77777777" w:rsidTr="0020508C">
        <w:tc>
          <w:tcPr>
            <w:tcW w:w="2155" w:type="dxa"/>
            <w:vAlign w:val="center"/>
          </w:tcPr>
          <w:p w14:paraId="249DB327" w14:textId="77777777" w:rsidR="00A5794F" w:rsidRDefault="00A5794F" w:rsidP="0020508C">
            <w:pPr>
              <w:spacing w:line="360" w:lineRule="auto"/>
              <w:jc w:val="left"/>
            </w:pPr>
            <w:r>
              <w:t>Shembull</w:t>
            </w:r>
          </w:p>
        </w:tc>
        <w:tc>
          <w:tcPr>
            <w:tcW w:w="7195" w:type="dxa"/>
            <w:vAlign w:val="center"/>
          </w:tcPr>
          <w:p w14:paraId="50EEA693" w14:textId="1ECA082D" w:rsidR="00A5794F" w:rsidRDefault="00A5794F" w:rsidP="0020508C">
            <w:pPr>
              <w:jc w:val="left"/>
            </w:pPr>
            <w:r w:rsidRPr="001B6F08">
              <w:rPr>
                <w:color w:val="4472C4" w:themeColor="accent1"/>
                <w:shd w:val="clear" w:color="auto" w:fill="FFFFFF"/>
              </w:rPr>
              <w:t>localhost:9000/</w:t>
            </w:r>
            <w:r w:rsidRPr="00D86507">
              <w:rPr>
                <w:color w:val="BF8F00" w:themeColor="accent4" w:themeShade="BF"/>
                <w:shd w:val="clear" w:color="auto" w:fill="FFFFFF"/>
              </w:rPr>
              <w:t>getStages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4BD7D9F5" w14:textId="77777777" w:rsidR="00690AEA" w:rsidRDefault="00690AEA" w:rsidP="00F31A2C">
      <w:pPr>
        <w:pStyle w:val="Caption"/>
      </w:pPr>
      <w:bookmarkStart w:id="223" w:name="_Toc23843283"/>
      <w:bookmarkStart w:id="224" w:name="_Toc23843312"/>
      <w:bookmarkStart w:id="225" w:name="_Toc23844089"/>
    </w:p>
    <w:p w14:paraId="4A17B218" w14:textId="6D59CA75" w:rsidR="0017434F" w:rsidRDefault="003541D8" w:rsidP="00F31A2C">
      <w:pPr>
        <w:pStyle w:val="Caption"/>
      </w:pPr>
      <w:r>
        <w:t xml:space="preserve">Tabela </w:t>
      </w:r>
      <w:r>
        <w:fldChar w:fldCharType="begin"/>
      </w:r>
      <w:r>
        <w:instrText xml:space="preserve"> SEQ Tabela \* ARABIC </w:instrText>
      </w:r>
      <w:r>
        <w:fldChar w:fldCharType="separate"/>
      </w:r>
      <w:r>
        <w:rPr>
          <w:noProof/>
        </w:rPr>
        <w:t>4</w:t>
      </w:r>
      <w:r>
        <w:fldChar w:fldCharType="end"/>
      </w:r>
      <w:r w:rsidRPr="00904D81">
        <w:t xml:space="preserve">: pika fundore </w:t>
      </w:r>
      <w:r>
        <w:t>getStages</w:t>
      </w:r>
      <w:bookmarkEnd w:id="223"/>
      <w:bookmarkEnd w:id="224"/>
      <w:bookmarkEnd w:id="225"/>
    </w:p>
    <w:p w14:paraId="28B8E922" w14:textId="77777777" w:rsidR="00690AEA" w:rsidRPr="00690AEA" w:rsidRDefault="00690AEA" w:rsidP="00690AEA"/>
    <w:p w14:paraId="5CF7C9FF" w14:textId="605668B8" w:rsidR="0017434F" w:rsidRDefault="0017434F" w:rsidP="0017434F">
      <w:pPr>
        <w:pStyle w:val="Heading2"/>
      </w:pPr>
      <w:bookmarkStart w:id="226" w:name="_Ref23334986"/>
      <w:bookmarkStart w:id="227" w:name="_Toc23844158"/>
      <w:r>
        <w:t>getCorrelationMatrix</w:t>
      </w:r>
      <w:bookmarkEnd w:id="226"/>
      <w:bookmarkEnd w:id="227"/>
    </w:p>
    <w:tbl>
      <w:tblPr>
        <w:tblStyle w:val="TableGrid"/>
        <w:tblW w:w="0" w:type="auto"/>
        <w:tblLook w:val="04A0" w:firstRow="1" w:lastRow="0" w:firstColumn="1" w:lastColumn="0" w:noHBand="0" w:noVBand="1"/>
      </w:tblPr>
      <w:tblGrid>
        <w:gridCol w:w="2155"/>
        <w:gridCol w:w="7195"/>
      </w:tblGrid>
      <w:tr w:rsidR="00A5794F" w14:paraId="5AFAAF4A" w14:textId="77777777" w:rsidTr="0020508C">
        <w:trPr>
          <w:trHeight w:val="360"/>
        </w:trPr>
        <w:tc>
          <w:tcPr>
            <w:tcW w:w="2155" w:type="dxa"/>
            <w:vAlign w:val="center"/>
          </w:tcPr>
          <w:p w14:paraId="5F66A7BC" w14:textId="77777777" w:rsidR="00A5794F" w:rsidRDefault="00A5794F" w:rsidP="0020508C">
            <w:pPr>
              <w:spacing w:line="360" w:lineRule="auto"/>
              <w:jc w:val="left"/>
            </w:pPr>
            <w:r>
              <w:t>Emri</w:t>
            </w:r>
          </w:p>
        </w:tc>
        <w:tc>
          <w:tcPr>
            <w:tcW w:w="7195" w:type="dxa"/>
            <w:vAlign w:val="center"/>
          </w:tcPr>
          <w:p w14:paraId="003DB94F" w14:textId="33B692EA" w:rsidR="00A5794F" w:rsidRDefault="00A5794F" w:rsidP="0020508C">
            <w:pPr>
              <w:jc w:val="left"/>
            </w:pPr>
            <w:r w:rsidRPr="00D86507">
              <w:rPr>
                <w:color w:val="BF8F00" w:themeColor="accent4" w:themeShade="BF"/>
              </w:rPr>
              <w:t>getCorrelationMatrix</w:t>
            </w:r>
          </w:p>
        </w:tc>
      </w:tr>
      <w:tr w:rsidR="00A5794F" w14:paraId="777A9BA9" w14:textId="77777777" w:rsidTr="0020508C">
        <w:tc>
          <w:tcPr>
            <w:tcW w:w="2155" w:type="dxa"/>
            <w:vAlign w:val="center"/>
          </w:tcPr>
          <w:p w14:paraId="5E238E70" w14:textId="77777777" w:rsidR="00A5794F" w:rsidRDefault="00A5794F" w:rsidP="0020508C">
            <w:pPr>
              <w:spacing w:line="360" w:lineRule="auto"/>
              <w:jc w:val="left"/>
            </w:pPr>
            <w:r>
              <w:t>URL</w:t>
            </w:r>
          </w:p>
        </w:tc>
        <w:tc>
          <w:tcPr>
            <w:tcW w:w="7195" w:type="dxa"/>
            <w:vAlign w:val="center"/>
          </w:tcPr>
          <w:p w14:paraId="151C3DC6" w14:textId="710289CD" w:rsidR="00A5794F" w:rsidRDefault="00A5794F" w:rsidP="0020508C">
            <w:pPr>
              <w:jc w:val="left"/>
            </w:pPr>
            <w:r w:rsidRPr="0019245A">
              <w:rPr>
                <w:color w:val="4472C4" w:themeColor="accent1"/>
              </w:rPr>
              <w:t>localhost/</w:t>
            </w:r>
            <w:r w:rsidRPr="00D86507">
              <w:rPr>
                <w:color w:val="BF8F00" w:themeColor="accent4" w:themeShade="BF"/>
              </w:rPr>
              <w:t>getCorrelationMatrix</w:t>
            </w:r>
          </w:p>
        </w:tc>
      </w:tr>
      <w:tr w:rsidR="00A5794F" w14:paraId="037A899E" w14:textId="77777777" w:rsidTr="0020508C">
        <w:tc>
          <w:tcPr>
            <w:tcW w:w="2155" w:type="dxa"/>
            <w:vAlign w:val="center"/>
          </w:tcPr>
          <w:p w14:paraId="35B28E38" w14:textId="77777777" w:rsidR="00A5794F" w:rsidRDefault="00A5794F" w:rsidP="0020508C">
            <w:pPr>
              <w:spacing w:line="360" w:lineRule="auto"/>
              <w:jc w:val="left"/>
            </w:pPr>
            <w:r>
              <w:t>Parametrat</w:t>
            </w:r>
          </w:p>
        </w:tc>
        <w:tc>
          <w:tcPr>
            <w:tcW w:w="7195" w:type="dxa"/>
            <w:vAlign w:val="center"/>
          </w:tcPr>
          <w:p w14:paraId="1E06BC82" w14:textId="17E476FC" w:rsidR="00A5794F" w:rsidRDefault="00A5794F" w:rsidP="0020508C">
            <w:pPr>
              <w:jc w:val="left"/>
            </w:pPr>
            <w:r w:rsidRPr="00C37913">
              <w:rPr>
                <w:color w:val="C00000"/>
              </w:rPr>
              <w:t xml:space="preserve">kind </w:t>
            </w:r>
            <w:r w:rsidRPr="00F45960">
              <w:tab/>
            </w:r>
            <w:r w:rsidRPr="00F45960">
              <w:tab/>
              <w:t>– lloji i datasetit [steam / Kaggle]</w:t>
            </w:r>
          </w:p>
        </w:tc>
      </w:tr>
      <w:tr w:rsidR="00A5794F" w14:paraId="3A1C9978" w14:textId="77777777" w:rsidTr="0020508C">
        <w:tc>
          <w:tcPr>
            <w:tcW w:w="2155" w:type="dxa"/>
            <w:vAlign w:val="center"/>
          </w:tcPr>
          <w:p w14:paraId="0EFE2354" w14:textId="77777777" w:rsidR="00A5794F" w:rsidRDefault="00A5794F" w:rsidP="0020508C">
            <w:pPr>
              <w:spacing w:line="360" w:lineRule="auto"/>
              <w:jc w:val="left"/>
            </w:pPr>
            <w:r>
              <w:t>Përshkrimi</w:t>
            </w:r>
          </w:p>
        </w:tc>
        <w:tc>
          <w:tcPr>
            <w:tcW w:w="7195" w:type="dxa"/>
            <w:vAlign w:val="center"/>
          </w:tcPr>
          <w:p w14:paraId="3C6AE73C" w14:textId="77777777" w:rsidR="0019245A" w:rsidRDefault="0019245A" w:rsidP="0020508C">
            <w:pPr>
              <w:jc w:val="left"/>
            </w:pPr>
          </w:p>
          <w:p w14:paraId="6630B09C" w14:textId="77777777" w:rsidR="00A5794F" w:rsidRDefault="00A5794F" w:rsidP="0020508C">
            <w:pPr>
              <w:jc w:val="left"/>
            </w:pPr>
            <w:r w:rsidRPr="00F45960">
              <w:t xml:space="preserve">kthen një varg numrash që tregojnë ndërlidhjen mes kolonave të </w:t>
            </w:r>
            <w:r w:rsidRPr="00F45960">
              <w:rPr>
                <w:i/>
                <w:iCs/>
              </w:rPr>
              <w:t xml:space="preserve">datasetit </w:t>
            </w:r>
            <w:r w:rsidRPr="00F45960">
              <w:t>përkatës</w:t>
            </w:r>
          </w:p>
          <w:p w14:paraId="469E1872" w14:textId="6C35C76E" w:rsidR="0019245A" w:rsidRDefault="0019245A" w:rsidP="0020508C">
            <w:pPr>
              <w:jc w:val="left"/>
            </w:pPr>
          </w:p>
        </w:tc>
      </w:tr>
      <w:tr w:rsidR="00A5794F" w14:paraId="6320A2A2" w14:textId="77777777" w:rsidTr="0020508C">
        <w:tc>
          <w:tcPr>
            <w:tcW w:w="2155" w:type="dxa"/>
            <w:vAlign w:val="center"/>
          </w:tcPr>
          <w:p w14:paraId="76385214" w14:textId="77777777" w:rsidR="00A5794F" w:rsidRDefault="00A5794F" w:rsidP="0020508C">
            <w:pPr>
              <w:spacing w:line="360" w:lineRule="auto"/>
              <w:jc w:val="left"/>
            </w:pPr>
            <w:r>
              <w:t>Shembull</w:t>
            </w:r>
          </w:p>
        </w:tc>
        <w:tc>
          <w:tcPr>
            <w:tcW w:w="7195" w:type="dxa"/>
            <w:vAlign w:val="center"/>
          </w:tcPr>
          <w:p w14:paraId="69B1C006" w14:textId="3CD4840A" w:rsidR="00A5794F" w:rsidRDefault="00A5794F" w:rsidP="0020508C">
            <w:pPr>
              <w:jc w:val="left"/>
            </w:pPr>
            <w:r w:rsidRPr="001B6F08">
              <w:rPr>
                <w:color w:val="4472C4" w:themeColor="accent1"/>
                <w:shd w:val="clear" w:color="auto" w:fill="FFFFFF"/>
              </w:rPr>
              <w:t>localhost:9000/</w:t>
            </w:r>
            <w:r w:rsidRPr="00D86507">
              <w:rPr>
                <w:color w:val="BF8F00" w:themeColor="accent4" w:themeShade="BF"/>
                <w:shd w:val="clear" w:color="auto" w:fill="FFFFFF"/>
              </w:rPr>
              <w:t>getCorrelationMatrix</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6E968606" w14:textId="77777777" w:rsidR="00690AEA" w:rsidRDefault="00690AEA" w:rsidP="00F31A2C">
      <w:pPr>
        <w:pStyle w:val="Caption"/>
      </w:pPr>
      <w:bookmarkStart w:id="228" w:name="_Toc23843284"/>
      <w:bookmarkStart w:id="229" w:name="_Toc23843313"/>
      <w:bookmarkStart w:id="230" w:name="_Toc23844090"/>
    </w:p>
    <w:p w14:paraId="0130BF5D" w14:textId="1FA078A9" w:rsidR="00277658" w:rsidRDefault="003541D8" w:rsidP="00F31A2C">
      <w:pPr>
        <w:pStyle w:val="Caption"/>
      </w:pPr>
      <w:r>
        <w:t xml:space="preserve">Tabela </w:t>
      </w:r>
      <w:r>
        <w:fldChar w:fldCharType="begin"/>
      </w:r>
      <w:r>
        <w:instrText xml:space="preserve"> SEQ Tabela \* ARABIC </w:instrText>
      </w:r>
      <w:r>
        <w:fldChar w:fldCharType="separate"/>
      </w:r>
      <w:r>
        <w:rPr>
          <w:noProof/>
        </w:rPr>
        <w:t>5</w:t>
      </w:r>
      <w:r>
        <w:fldChar w:fldCharType="end"/>
      </w:r>
      <w:r w:rsidRPr="0092543C">
        <w:t xml:space="preserve">: pika fundore </w:t>
      </w:r>
      <w:r>
        <w:t>getCorrelationMatrix</w:t>
      </w:r>
      <w:bookmarkEnd w:id="228"/>
      <w:bookmarkEnd w:id="229"/>
      <w:bookmarkEnd w:id="230"/>
    </w:p>
    <w:p w14:paraId="6A41B532" w14:textId="77777777" w:rsidR="00690AEA" w:rsidRPr="00690AEA" w:rsidRDefault="00690AEA" w:rsidP="00690AEA"/>
    <w:p w14:paraId="4FB69B07" w14:textId="5BD1195F" w:rsidR="00A5794F" w:rsidRDefault="0046332C" w:rsidP="0046332C">
      <w:pPr>
        <w:pStyle w:val="Heading2"/>
      </w:pPr>
      <w:bookmarkStart w:id="231" w:name="_Ref23334956"/>
      <w:bookmarkStart w:id="232" w:name="_Toc23844159"/>
      <w:r>
        <w:t>getGroupAndCount</w:t>
      </w:r>
      <w:bookmarkEnd w:id="231"/>
      <w:bookmarkEnd w:id="232"/>
    </w:p>
    <w:tbl>
      <w:tblPr>
        <w:tblStyle w:val="TableGrid"/>
        <w:tblW w:w="0" w:type="auto"/>
        <w:tblLook w:val="04A0" w:firstRow="1" w:lastRow="0" w:firstColumn="1" w:lastColumn="0" w:noHBand="0" w:noVBand="1"/>
      </w:tblPr>
      <w:tblGrid>
        <w:gridCol w:w="2155"/>
        <w:gridCol w:w="7195"/>
      </w:tblGrid>
      <w:tr w:rsidR="00A5794F" w14:paraId="3FD0C2D3" w14:textId="77777777" w:rsidTr="0020508C">
        <w:trPr>
          <w:trHeight w:val="360"/>
        </w:trPr>
        <w:tc>
          <w:tcPr>
            <w:tcW w:w="2155" w:type="dxa"/>
            <w:vAlign w:val="center"/>
          </w:tcPr>
          <w:p w14:paraId="2B663EF9" w14:textId="77777777" w:rsidR="00A5794F" w:rsidRDefault="00A5794F" w:rsidP="0020508C">
            <w:pPr>
              <w:spacing w:line="360" w:lineRule="auto"/>
              <w:jc w:val="left"/>
            </w:pPr>
            <w:r>
              <w:t>Emri</w:t>
            </w:r>
          </w:p>
        </w:tc>
        <w:tc>
          <w:tcPr>
            <w:tcW w:w="7195" w:type="dxa"/>
            <w:vAlign w:val="center"/>
          </w:tcPr>
          <w:p w14:paraId="0C8AB1B9" w14:textId="3A0DC028" w:rsidR="00A5794F" w:rsidRDefault="00A5794F" w:rsidP="0020508C">
            <w:pPr>
              <w:jc w:val="left"/>
            </w:pPr>
            <w:r w:rsidRPr="00D86507">
              <w:rPr>
                <w:color w:val="BF8F00" w:themeColor="accent4" w:themeShade="BF"/>
              </w:rPr>
              <w:t>getGroupAndCount</w:t>
            </w:r>
          </w:p>
        </w:tc>
      </w:tr>
      <w:tr w:rsidR="00A5794F" w14:paraId="77ECCCC1" w14:textId="77777777" w:rsidTr="0020508C">
        <w:tc>
          <w:tcPr>
            <w:tcW w:w="2155" w:type="dxa"/>
            <w:vAlign w:val="center"/>
          </w:tcPr>
          <w:p w14:paraId="46CEF078" w14:textId="77777777" w:rsidR="00A5794F" w:rsidRDefault="00A5794F" w:rsidP="0020508C">
            <w:pPr>
              <w:spacing w:line="360" w:lineRule="auto"/>
              <w:jc w:val="left"/>
            </w:pPr>
            <w:r>
              <w:t>URL</w:t>
            </w:r>
          </w:p>
        </w:tc>
        <w:tc>
          <w:tcPr>
            <w:tcW w:w="7195" w:type="dxa"/>
            <w:vAlign w:val="center"/>
          </w:tcPr>
          <w:p w14:paraId="0BEC00F1" w14:textId="260C7BD6" w:rsidR="00A5794F" w:rsidRDefault="00A5794F" w:rsidP="0020508C">
            <w:pPr>
              <w:jc w:val="left"/>
            </w:pPr>
            <w:r w:rsidRPr="0019245A">
              <w:rPr>
                <w:color w:val="4472C4" w:themeColor="accent1"/>
              </w:rPr>
              <w:t>localhost/</w:t>
            </w:r>
            <w:r w:rsidRPr="00D86507">
              <w:rPr>
                <w:color w:val="BF8F00" w:themeColor="accent4" w:themeShade="BF"/>
              </w:rPr>
              <w:t>getGroupAndCount</w:t>
            </w:r>
          </w:p>
        </w:tc>
      </w:tr>
      <w:tr w:rsidR="0020508C" w14:paraId="11E4CD0E" w14:textId="77777777" w:rsidTr="0020508C">
        <w:tc>
          <w:tcPr>
            <w:tcW w:w="2155" w:type="dxa"/>
            <w:vAlign w:val="center"/>
          </w:tcPr>
          <w:p w14:paraId="5277F296" w14:textId="77777777" w:rsidR="0020508C" w:rsidRDefault="0020508C" w:rsidP="0020508C">
            <w:pPr>
              <w:spacing w:line="360" w:lineRule="auto"/>
              <w:jc w:val="left"/>
            </w:pPr>
            <w:bookmarkStart w:id="233" w:name="_Hlk23516628"/>
            <w:r>
              <w:t>Parametrat</w:t>
            </w:r>
          </w:p>
        </w:tc>
        <w:tc>
          <w:tcPr>
            <w:tcW w:w="7195" w:type="dxa"/>
            <w:vAlign w:val="center"/>
          </w:tcPr>
          <w:p w14:paraId="4991DEBD" w14:textId="77777777" w:rsidR="00A14AAE" w:rsidRPr="00C37913" w:rsidRDefault="00A14AAE" w:rsidP="00A14AAE">
            <w:pPr>
              <w:ind w:left="1440" w:hanging="1440"/>
              <w:rPr>
                <w:color w:val="C00000"/>
              </w:rPr>
            </w:pPr>
          </w:p>
          <w:p w14:paraId="7C1AE36E" w14:textId="77777777" w:rsidR="00A14AAE" w:rsidRDefault="00A14AAE" w:rsidP="00A14AAE">
            <w:pPr>
              <w:ind w:left="1440" w:hanging="1440"/>
            </w:pPr>
            <w:r w:rsidRPr="00C37913">
              <w:rPr>
                <w:color w:val="C00000"/>
              </w:rPr>
              <w:t xml:space="preserve">kind </w:t>
            </w:r>
            <w:r w:rsidRPr="00F45960">
              <w:tab/>
              <w:t>– lloji i datasetit [steam / Kaggle]</w:t>
            </w:r>
          </w:p>
          <w:p w14:paraId="2E93ECF2" w14:textId="77777777" w:rsidR="00A14AAE" w:rsidRPr="00F45960" w:rsidRDefault="00A14AAE" w:rsidP="00A14AAE">
            <w:pPr>
              <w:ind w:left="1440" w:hanging="1440"/>
            </w:pPr>
            <w:r w:rsidRPr="00A14AAE">
              <w:rPr>
                <w:color w:val="C00000"/>
              </w:rPr>
              <w:t xml:space="preserve">attribute </w:t>
            </w:r>
            <w:r>
              <w:tab/>
              <w:t>- grupimi ndodhë sipas këtij atributi</w:t>
            </w:r>
          </w:p>
          <w:p w14:paraId="7BF5CEA9" w14:textId="77777777" w:rsidR="00A14AAE" w:rsidRDefault="00A14AAE" w:rsidP="00A14AAE">
            <w:r w:rsidRPr="00C37913">
              <w:rPr>
                <w:color w:val="C00000"/>
              </w:rPr>
              <w:t xml:space="preserve">partitions </w:t>
            </w:r>
            <w:r w:rsidRPr="00F45960">
              <w:tab/>
              <w:t>– numri i ndarjeve të të dhënave numerike</w:t>
            </w:r>
          </w:p>
          <w:p w14:paraId="5EA242AD" w14:textId="5954D796" w:rsidR="0019245A" w:rsidRDefault="0019245A" w:rsidP="0020508C">
            <w:pPr>
              <w:jc w:val="left"/>
            </w:pPr>
          </w:p>
        </w:tc>
      </w:tr>
      <w:bookmarkEnd w:id="233"/>
      <w:tr w:rsidR="0020508C" w14:paraId="176E307F" w14:textId="77777777" w:rsidTr="0020508C">
        <w:tc>
          <w:tcPr>
            <w:tcW w:w="2155" w:type="dxa"/>
            <w:vAlign w:val="center"/>
          </w:tcPr>
          <w:p w14:paraId="119B3C46" w14:textId="77777777" w:rsidR="0020508C" w:rsidRDefault="0020508C" w:rsidP="0020508C">
            <w:pPr>
              <w:spacing w:line="360" w:lineRule="auto"/>
              <w:jc w:val="left"/>
            </w:pPr>
            <w:r>
              <w:t>Përshkrimi</w:t>
            </w:r>
          </w:p>
        </w:tc>
        <w:tc>
          <w:tcPr>
            <w:tcW w:w="7195" w:type="dxa"/>
            <w:vAlign w:val="center"/>
          </w:tcPr>
          <w:p w14:paraId="0B640706" w14:textId="308A8A06" w:rsidR="0020508C" w:rsidRDefault="0020508C" w:rsidP="0020508C">
            <w:pPr>
              <w:jc w:val="left"/>
            </w:pPr>
            <w:r w:rsidRPr="00F45960">
              <w:t>kthen një varg grupesh dhe intervalin përkatës që të dhënat i përkasin</w:t>
            </w:r>
          </w:p>
        </w:tc>
      </w:tr>
      <w:tr w:rsidR="0020508C" w14:paraId="7788B2FE" w14:textId="77777777" w:rsidTr="0020508C">
        <w:tc>
          <w:tcPr>
            <w:tcW w:w="2155" w:type="dxa"/>
            <w:vAlign w:val="center"/>
          </w:tcPr>
          <w:p w14:paraId="79473E44" w14:textId="77777777" w:rsidR="0020508C" w:rsidRDefault="0020508C" w:rsidP="0020508C">
            <w:pPr>
              <w:spacing w:line="360" w:lineRule="auto"/>
              <w:jc w:val="left"/>
            </w:pPr>
            <w:r>
              <w:t>Shembull</w:t>
            </w:r>
          </w:p>
        </w:tc>
        <w:tc>
          <w:tcPr>
            <w:tcW w:w="7195" w:type="dxa"/>
            <w:vAlign w:val="center"/>
          </w:tcPr>
          <w:p w14:paraId="3D2CB781" w14:textId="16D2814C" w:rsidR="0020508C" w:rsidRDefault="0020508C" w:rsidP="0020508C">
            <w:pPr>
              <w:jc w:val="left"/>
            </w:pPr>
            <w:r w:rsidRPr="001B6F08">
              <w:rPr>
                <w:color w:val="4472C4" w:themeColor="accent1"/>
                <w:shd w:val="clear" w:color="auto" w:fill="FFFFFF"/>
              </w:rPr>
              <w:t>localhost:9000/</w:t>
            </w:r>
            <w:r w:rsidRPr="00D86507">
              <w:rPr>
                <w:color w:val="BF8F00" w:themeColor="accent4" w:themeShade="BF"/>
                <w:shd w:val="clear" w:color="auto" w:fill="FFFFFF"/>
              </w:rPr>
              <w:t>getGroupAndCount</w:t>
            </w:r>
            <w:r w:rsidRPr="00F45960">
              <w:rPr>
                <w:shd w:val="clear" w:color="auto" w:fill="FFFFFF"/>
              </w:rPr>
              <w:t>?</w:t>
            </w:r>
            <w:r w:rsidRPr="001B6F08">
              <w:rPr>
                <w:color w:val="C00000"/>
                <w:shd w:val="clear" w:color="auto" w:fill="FFFFFF"/>
              </w:rPr>
              <w:t>attribute</w:t>
            </w:r>
            <w:r w:rsidRPr="00F45960">
              <w:rPr>
                <w:shd w:val="clear" w:color="auto" w:fill="FFFFFF"/>
              </w:rPr>
              <w:t>=</w:t>
            </w:r>
            <w:r w:rsidRPr="00C01A2B">
              <w:rPr>
                <w:color w:val="538135" w:themeColor="accent6" w:themeShade="BF"/>
                <w:shd w:val="clear" w:color="auto" w:fill="FFFFFF"/>
              </w:rPr>
              <w:t>xp_per_min</w:t>
            </w:r>
            <w:r w:rsidRPr="00F45960">
              <w:rPr>
                <w:shd w:val="clear" w:color="auto" w:fill="FFFFFF"/>
              </w:rPr>
              <w:t>&amp;</w:t>
            </w:r>
            <w:r w:rsidRPr="001B6F08">
              <w:rPr>
                <w:color w:val="C00000"/>
                <w:shd w:val="clear" w:color="auto" w:fill="FFFFFF"/>
              </w:rPr>
              <w:t>partitions</w:t>
            </w:r>
            <w:r w:rsidRPr="00F45960">
              <w:rPr>
                <w:shd w:val="clear" w:color="auto" w:fill="FFFFFF"/>
              </w:rPr>
              <w:t>=</w:t>
            </w:r>
            <w:r w:rsidRPr="00C01A2B">
              <w:rPr>
                <w:color w:val="538135" w:themeColor="accent6" w:themeShade="BF"/>
                <w:shd w:val="clear" w:color="auto" w:fill="FFFFFF"/>
              </w:rPr>
              <w:t>3</w:t>
            </w:r>
          </w:p>
        </w:tc>
      </w:tr>
    </w:tbl>
    <w:p w14:paraId="76FD3061" w14:textId="77777777" w:rsidR="00690AEA" w:rsidRDefault="00690AEA" w:rsidP="00F31A2C">
      <w:pPr>
        <w:pStyle w:val="Caption"/>
      </w:pPr>
      <w:bookmarkStart w:id="234" w:name="_Toc23843285"/>
      <w:bookmarkStart w:id="235" w:name="_Toc23843314"/>
      <w:bookmarkStart w:id="236" w:name="_Toc23844091"/>
    </w:p>
    <w:p w14:paraId="738342EB" w14:textId="75D13C24" w:rsidR="006A760E" w:rsidRDefault="003541D8" w:rsidP="00F31A2C">
      <w:pPr>
        <w:pStyle w:val="Caption"/>
      </w:pPr>
      <w:r>
        <w:t xml:space="preserve">Tabela </w:t>
      </w:r>
      <w:r>
        <w:fldChar w:fldCharType="begin"/>
      </w:r>
      <w:r>
        <w:instrText xml:space="preserve"> SEQ Tabela \* ARABIC </w:instrText>
      </w:r>
      <w:r>
        <w:fldChar w:fldCharType="separate"/>
      </w:r>
      <w:r>
        <w:rPr>
          <w:noProof/>
        </w:rPr>
        <w:t>6</w:t>
      </w:r>
      <w:r>
        <w:fldChar w:fldCharType="end"/>
      </w:r>
      <w:r w:rsidRPr="00DB4DBB">
        <w:t xml:space="preserve">: pika fundore </w:t>
      </w:r>
      <w:r>
        <w:t>getGroupAndCount</w:t>
      </w:r>
      <w:bookmarkEnd w:id="234"/>
      <w:bookmarkEnd w:id="235"/>
      <w:bookmarkEnd w:id="236"/>
    </w:p>
    <w:p w14:paraId="59A041C6" w14:textId="740822FE" w:rsidR="00D3279F" w:rsidRDefault="00D3279F" w:rsidP="006A760E">
      <w:pPr>
        <w:ind w:left="1440" w:hanging="1440"/>
      </w:pPr>
    </w:p>
    <w:p w14:paraId="773350D9" w14:textId="5641C466" w:rsidR="00D3279F" w:rsidRDefault="00D3279F" w:rsidP="006A760E">
      <w:pPr>
        <w:ind w:left="1440" w:hanging="1440"/>
      </w:pPr>
    </w:p>
    <w:p w14:paraId="36D9007D" w14:textId="77777777" w:rsidR="00D3279F" w:rsidRDefault="00D3279F" w:rsidP="006A760E">
      <w:pPr>
        <w:ind w:left="1440" w:hanging="1440"/>
      </w:pPr>
    </w:p>
    <w:p w14:paraId="58C5C500" w14:textId="061044C8" w:rsidR="00A5794F" w:rsidRDefault="00661AA0" w:rsidP="00661AA0">
      <w:pPr>
        <w:pStyle w:val="Heading2"/>
      </w:pPr>
      <w:bookmarkStart w:id="237" w:name="_Ref23335012"/>
      <w:bookmarkStart w:id="238" w:name="_Toc23844160"/>
      <w:r>
        <w:lastRenderedPageBreak/>
        <w:t>getStages</w:t>
      </w:r>
      <w:bookmarkEnd w:id="237"/>
      <w:bookmarkEnd w:id="238"/>
    </w:p>
    <w:tbl>
      <w:tblPr>
        <w:tblStyle w:val="TableGrid"/>
        <w:tblW w:w="0" w:type="auto"/>
        <w:tblLook w:val="04A0" w:firstRow="1" w:lastRow="0" w:firstColumn="1" w:lastColumn="0" w:noHBand="0" w:noVBand="1"/>
      </w:tblPr>
      <w:tblGrid>
        <w:gridCol w:w="2155"/>
        <w:gridCol w:w="7195"/>
      </w:tblGrid>
      <w:tr w:rsidR="00A5794F" w14:paraId="27E09CB7" w14:textId="77777777" w:rsidTr="0020508C">
        <w:trPr>
          <w:trHeight w:val="360"/>
        </w:trPr>
        <w:tc>
          <w:tcPr>
            <w:tcW w:w="2155" w:type="dxa"/>
            <w:vAlign w:val="center"/>
          </w:tcPr>
          <w:p w14:paraId="36236C30" w14:textId="77777777" w:rsidR="00A5794F" w:rsidRDefault="00A5794F" w:rsidP="0020508C">
            <w:pPr>
              <w:spacing w:line="360" w:lineRule="auto"/>
              <w:jc w:val="left"/>
            </w:pPr>
            <w:r>
              <w:t>Emri</w:t>
            </w:r>
          </w:p>
        </w:tc>
        <w:tc>
          <w:tcPr>
            <w:tcW w:w="7195" w:type="dxa"/>
            <w:vAlign w:val="center"/>
          </w:tcPr>
          <w:p w14:paraId="07FA4974" w14:textId="54A38936" w:rsidR="00A5794F" w:rsidRDefault="0020508C" w:rsidP="0020508C">
            <w:pPr>
              <w:jc w:val="left"/>
            </w:pPr>
            <w:r w:rsidRPr="00D86507">
              <w:rPr>
                <w:color w:val="BF8F00" w:themeColor="accent4" w:themeShade="BF"/>
              </w:rPr>
              <w:t>getStats</w:t>
            </w:r>
          </w:p>
        </w:tc>
      </w:tr>
      <w:tr w:rsidR="00A5794F" w14:paraId="4AEE7670" w14:textId="77777777" w:rsidTr="0020508C">
        <w:tc>
          <w:tcPr>
            <w:tcW w:w="2155" w:type="dxa"/>
            <w:vAlign w:val="center"/>
          </w:tcPr>
          <w:p w14:paraId="6EE8ED72" w14:textId="77777777" w:rsidR="00A5794F" w:rsidRDefault="00A5794F" w:rsidP="0020508C">
            <w:pPr>
              <w:spacing w:line="360" w:lineRule="auto"/>
              <w:jc w:val="left"/>
            </w:pPr>
            <w:r>
              <w:t>URL</w:t>
            </w:r>
          </w:p>
        </w:tc>
        <w:tc>
          <w:tcPr>
            <w:tcW w:w="7195" w:type="dxa"/>
            <w:vAlign w:val="center"/>
          </w:tcPr>
          <w:p w14:paraId="78EA2DDD" w14:textId="1289799B" w:rsidR="00A5794F" w:rsidRDefault="0020508C" w:rsidP="0020508C">
            <w:pPr>
              <w:jc w:val="left"/>
            </w:pPr>
            <w:r w:rsidRPr="0019245A">
              <w:rPr>
                <w:color w:val="4472C4" w:themeColor="accent1"/>
              </w:rPr>
              <w:t>localhost/</w:t>
            </w:r>
            <w:r w:rsidRPr="00D86507">
              <w:rPr>
                <w:color w:val="BF8F00" w:themeColor="accent4" w:themeShade="BF"/>
              </w:rPr>
              <w:t>getStats</w:t>
            </w:r>
          </w:p>
        </w:tc>
      </w:tr>
      <w:tr w:rsidR="00A5794F" w14:paraId="32504018" w14:textId="77777777" w:rsidTr="0020508C">
        <w:tc>
          <w:tcPr>
            <w:tcW w:w="2155" w:type="dxa"/>
            <w:vAlign w:val="center"/>
          </w:tcPr>
          <w:p w14:paraId="394289F8" w14:textId="77777777" w:rsidR="00A5794F" w:rsidRDefault="00A5794F" w:rsidP="0020508C">
            <w:pPr>
              <w:spacing w:line="360" w:lineRule="auto"/>
              <w:jc w:val="left"/>
            </w:pPr>
            <w:r>
              <w:t>Parametrat</w:t>
            </w:r>
          </w:p>
        </w:tc>
        <w:tc>
          <w:tcPr>
            <w:tcW w:w="7195" w:type="dxa"/>
            <w:vAlign w:val="center"/>
          </w:tcPr>
          <w:p w14:paraId="48B3BC6B" w14:textId="6E4AA5CB" w:rsidR="00A5794F" w:rsidRDefault="0020508C" w:rsidP="0020508C">
            <w:pPr>
              <w:ind w:left="1440" w:hanging="1440"/>
              <w:jc w:val="left"/>
            </w:pPr>
            <w:r w:rsidRPr="00C37913">
              <w:rPr>
                <w:color w:val="C00000"/>
              </w:rPr>
              <w:t xml:space="preserve">kind </w:t>
            </w:r>
            <w:r w:rsidRPr="00F45960">
              <w:tab/>
            </w:r>
            <w:r w:rsidRPr="00F45960">
              <w:tab/>
              <w:t>– lloji i datasetit [steam / Kaggle]</w:t>
            </w:r>
          </w:p>
        </w:tc>
      </w:tr>
      <w:tr w:rsidR="00A5794F" w14:paraId="7B670431" w14:textId="77777777" w:rsidTr="0020508C">
        <w:tc>
          <w:tcPr>
            <w:tcW w:w="2155" w:type="dxa"/>
            <w:vAlign w:val="center"/>
          </w:tcPr>
          <w:p w14:paraId="4BB7AFC9" w14:textId="77777777" w:rsidR="00A5794F" w:rsidRDefault="00A5794F" w:rsidP="0020508C">
            <w:pPr>
              <w:spacing w:line="360" w:lineRule="auto"/>
              <w:jc w:val="left"/>
            </w:pPr>
            <w:r>
              <w:t>Përshkrimi</w:t>
            </w:r>
          </w:p>
        </w:tc>
        <w:tc>
          <w:tcPr>
            <w:tcW w:w="7195" w:type="dxa"/>
            <w:vAlign w:val="center"/>
          </w:tcPr>
          <w:p w14:paraId="60DF8E68" w14:textId="6B14AE06" w:rsidR="00A5794F" w:rsidRDefault="0020508C" w:rsidP="0020508C">
            <w:pPr>
              <w:jc w:val="left"/>
            </w:pPr>
            <w:r w:rsidRPr="00F45960">
              <w:t xml:space="preserve">kthen sasinë e rreshtave dhe kolonave të </w:t>
            </w:r>
            <w:r w:rsidRPr="00F45960">
              <w:rPr>
                <w:i/>
                <w:iCs/>
              </w:rPr>
              <w:t xml:space="preserve">datasetit </w:t>
            </w:r>
            <w:r w:rsidRPr="00F45960">
              <w:t>përkatës</w:t>
            </w:r>
          </w:p>
        </w:tc>
      </w:tr>
      <w:tr w:rsidR="00A5794F" w14:paraId="12FA7BBA" w14:textId="77777777" w:rsidTr="0020508C">
        <w:tc>
          <w:tcPr>
            <w:tcW w:w="2155" w:type="dxa"/>
            <w:vAlign w:val="center"/>
          </w:tcPr>
          <w:p w14:paraId="3A18D8E4" w14:textId="77777777" w:rsidR="00A5794F" w:rsidRDefault="00A5794F" w:rsidP="0020508C">
            <w:pPr>
              <w:spacing w:line="360" w:lineRule="auto"/>
              <w:jc w:val="left"/>
            </w:pPr>
            <w:r>
              <w:t>Shembull</w:t>
            </w:r>
          </w:p>
        </w:tc>
        <w:tc>
          <w:tcPr>
            <w:tcW w:w="7195" w:type="dxa"/>
            <w:vAlign w:val="center"/>
          </w:tcPr>
          <w:p w14:paraId="66457DDD" w14:textId="31F1E828" w:rsidR="00A5794F" w:rsidRDefault="0020508C" w:rsidP="0020508C">
            <w:pPr>
              <w:jc w:val="left"/>
            </w:pPr>
            <w:r w:rsidRPr="001B6F08">
              <w:rPr>
                <w:color w:val="4472C4" w:themeColor="accent1"/>
                <w:shd w:val="clear" w:color="auto" w:fill="FFFFFF"/>
              </w:rPr>
              <w:t>localhost:9000/</w:t>
            </w:r>
            <w:r w:rsidRPr="00D86507">
              <w:rPr>
                <w:color w:val="BF8F00" w:themeColor="accent4" w:themeShade="BF"/>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31704FAA" w14:textId="77777777" w:rsidR="00690AEA" w:rsidRDefault="00690AEA" w:rsidP="00F31A2C">
      <w:pPr>
        <w:pStyle w:val="Caption"/>
      </w:pPr>
      <w:bookmarkStart w:id="239" w:name="_Toc23843286"/>
      <w:bookmarkStart w:id="240" w:name="_Toc23843315"/>
      <w:bookmarkStart w:id="241" w:name="_Toc23844092"/>
    </w:p>
    <w:p w14:paraId="2717A714" w14:textId="3CACF956" w:rsidR="00AF028C" w:rsidRDefault="003541D8" w:rsidP="00F31A2C">
      <w:pPr>
        <w:pStyle w:val="Caption"/>
      </w:pPr>
      <w:r>
        <w:t xml:space="preserve">Tabela </w:t>
      </w:r>
      <w:r>
        <w:fldChar w:fldCharType="begin"/>
      </w:r>
      <w:r>
        <w:instrText xml:space="preserve"> SEQ Tabela \* ARABIC </w:instrText>
      </w:r>
      <w:r>
        <w:fldChar w:fldCharType="separate"/>
      </w:r>
      <w:r>
        <w:rPr>
          <w:noProof/>
        </w:rPr>
        <w:t>7</w:t>
      </w:r>
      <w:r>
        <w:fldChar w:fldCharType="end"/>
      </w:r>
      <w:r w:rsidRPr="008E0F1A">
        <w:t xml:space="preserve">: pika fundore </w:t>
      </w:r>
      <w:r>
        <w:t>getStats</w:t>
      </w:r>
      <w:bookmarkEnd w:id="239"/>
      <w:bookmarkEnd w:id="240"/>
      <w:bookmarkEnd w:id="241"/>
    </w:p>
    <w:p w14:paraId="52E62425" w14:textId="77777777" w:rsidR="00690AEA" w:rsidRPr="00690AEA" w:rsidRDefault="00690AEA" w:rsidP="00690AEA"/>
    <w:p w14:paraId="61A4B2F1" w14:textId="3C97495C" w:rsidR="0020508C" w:rsidRDefault="00790928" w:rsidP="00790928">
      <w:pPr>
        <w:pStyle w:val="Heading2"/>
      </w:pPr>
      <w:bookmarkStart w:id="242" w:name="_Ref23334938"/>
      <w:bookmarkStart w:id="243" w:name="_Toc23844161"/>
      <w:r>
        <w:t>getSchema</w:t>
      </w:r>
      <w:bookmarkEnd w:id="242"/>
      <w:bookmarkEnd w:id="243"/>
    </w:p>
    <w:tbl>
      <w:tblPr>
        <w:tblStyle w:val="TableGrid"/>
        <w:tblW w:w="0" w:type="auto"/>
        <w:tblLook w:val="04A0" w:firstRow="1" w:lastRow="0" w:firstColumn="1" w:lastColumn="0" w:noHBand="0" w:noVBand="1"/>
      </w:tblPr>
      <w:tblGrid>
        <w:gridCol w:w="2155"/>
        <w:gridCol w:w="7195"/>
      </w:tblGrid>
      <w:tr w:rsidR="0020508C" w14:paraId="43759274" w14:textId="77777777" w:rsidTr="0020508C">
        <w:trPr>
          <w:trHeight w:val="360"/>
        </w:trPr>
        <w:tc>
          <w:tcPr>
            <w:tcW w:w="2155" w:type="dxa"/>
            <w:vAlign w:val="center"/>
          </w:tcPr>
          <w:p w14:paraId="0671C4FC" w14:textId="77777777" w:rsidR="0020508C" w:rsidRDefault="0020508C" w:rsidP="0020508C">
            <w:pPr>
              <w:spacing w:line="360" w:lineRule="auto"/>
              <w:jc w:val="left"/>
            </w:pPr>
            <w:r>
              <w:t>Emri</w:t>
            </w:r>
          </w:p>
        </w:tc>
        <w:tc>
          <w:tcPr>
            <w:tcW w:w="7195" w:type="dxa"/>
            <w:vAlign w:val="center"/>
          </w:tcPr>
          <w:p w14:paraId="559EAD92" w14:textId="47485D42" w:rsidR="0020508C" w:rsidRDefault="0020508C" w:rsidP="0020508C">
            <w:pPr>
              <w:jc w:val="left"/>
            </w:pPr>
            <w:r w:rsidRPr="00D86507">
              <w:rPr>
                <w:color w:val="BF8F00" w:themeColor="accent4" w:themeShade="BF"/>
              </w:rPr>
              <w:t>getSchema</w:t>
            </w:r>
          </w:p>
        </w:tc>
      </w:tr>
      <w:tr w:rsidR="0020508C" w14:paraId="32C9F325" w14:textId="77777777" w:rsidTr="0020508C">
        <w:tc>
          <w:tcPr>
            <w:tcW w:w="2155" w:type="dxa"/>
            <w:vAlign w:val="center"/>
          </w:tcPr>
          <w:p w14:paraId="108052DF" w14:textId="77777777" w:rsidR="0020508C" w:rsidRDefault="0020508C" w:rsidP="0020508C">
            <w:pPr>
              <w:spacing w:line="360" w:lineRule="auto"/>
              <w:jc w:val="left"/>
            </w:pPr>
            <w:r>
              <w:t>URL</w:t>
            </w:r>
          </w:p>
        </w:tc>
        <w:tc>
          <w:tcPr>
            <w:tcW w:w="7195" w:type="dxa"/>
            <w:vAlign w:val="center"/>
          </w:tcPr>
          <w:p w14:paraId="25F7E99D" w14:textId="4CE89AB9" w:rsidR="0020508C" w:rsidRDefault="0020508C" w:rsidP="0020508C">
            <w:pPr>
              <w:jc w:val="left"/>
            </w:pPr>
            <w:r w:rsidRPr="0019245A">
              <w:rPr>
                <w:color w:val="4472C4" w:themeColor="accent1"/>
              </w:rPr>
              <w:t>localhost/</w:t>
            </w:r>
            <w:r w:rsidRPr="00D86507">
              <w:rPr>
                <w:color w:val="BF8F00" w:themeColor="accent4" w:themeShade="BF"/>
              </w:rPr>
              <w:t>getSchema</w:t>
            </w:r>
          </w:p>
        </w:tc>
      </w:tr>
      <w:tr w:rsidR="0020508C" w14:paraId="47D00649" w14:textId="77777777" w:rsidTr="0020508C">
        <w:tc>
          <w:tcPr>
            <w:tcW w:w="2155" w:type="dxa"/>
            <w:vAlign w:val="center"/>
          </w:tcPr>
          <w:p w14:paraId="08819462" w14:textId="77777777" w:rsidR="0020508C" w:rsidRDefault="0020508C" w:rsidP="0020508C">
            <w:pPr>
              <w:spacing w:line="360" w:lineRule="auto"/>
              <w:jc w:val="left"/>
            </w:pPr>
            <w:r>
              <w:t>Parametrat</w:t>
            </w:r>
          </w:p>
        </w:tc>
        <w:tc>
          <w:tcPr>
            <w:tcW w:w="7195" w:type="dxa"/>
            <w:vAlign w:val="center"/>
          </w:tcPr>
          <w:p w14:paraId="6E262115" w14:textId="4DFD2F47" w:rsidR="0020508C" w:rsidRDefault="0020508C" w:rsidP="0020508C">
            <w:pPr>
              <w:ind w:left="1440" w:hanging="1440"/>
              <w:jc w:val="left"/>
            </w:pPr>
            <w:r w:rsidRPr="00C37913">
              <w:rPr>
                <w:color w:val="C00000"/>
              </w:rPr>
              <w:t xml:space="preserve">kind </w:t>
            </w:r>
            <w:r w:rsidRPr="00F45960">
              <w:tab/>
            </w:r>
            <w:r w:rsidRPr="00F45960">
              <w:tab/>
              <w:t>- lloji i datasetit [steam / Kaggle]</w:t>
            </w:r>
          </w:p>
        </w:tc>
      </w:tr>
      <w:tr w:rsidR="0020508C" w14:paraId="7DFCC849" w14:textId="77777777" w:rsidTr="0020508C">
        <w:tc>
          <w:tcPr>
            <w:tcW w:w="2155" w:type="dxa"/>
            <w:vAlign w:val="center"/>
          </w:tcPr>
          <w:p w14:paraId="128DE87A" w14:textId="77777777" w:rsidR="0020508C" w:rsidRDefault="0020508C" w:rsidP="0020508C">
            <w:pPr>
              <w:spacing w:line="360" w:lineRule="auto"/>
              <w:jc w:val="left"/>
            </w:pPr>
            <w:r>
              <w:t>Përshkrimi</w:t>
            </w:r>
          </w:p>
        </w:tc>
        <w:tc>
          <w:tcPr>
            <w:tcW w:w="7195" w:type="dxa"/>
            <w:vAlign w:val="center"/>
          </w:tcPr>
          <w:p w14:paraId="691C4E82" w14:textId="1DAD2802" w:rsidR="0020508C" w:rsidRDefault="0020508C" w:rsidP="0020508C">
            <w:pPr>
              <w:jc w:val="left"/>
            </w:pPr>
            <w:r w:rsidRPr="00F45960">
              <w:t xml:space="preserve">kthen kolonat dhe tipin përkatës të </w:t>
            </w:r>
            <w:r w:rsidRPr="00F45960">
              <w:rPr>
                <w:i/>
                <w:iCs/>
              </w:rPr>
              <w:t xml:space="preserve">datasetit </w:t>
            </w:r>
            <w:r w:rsidRPr="00F45960">
              <w:t>të caktuar</w:t>
            </w:r>
          </w:p>
        </w:tc>
      </w:tr>
      <w:tr w:rsidR="0020508C" w14:paraId="03070A04" w14:textId="77777777" w:rsidTr="0020508C">
        <w:tc>
          <w:tcPr>
            <w:tcW w:w="2155" w:type="dxa"/>
            <w:vAlign w:val="center"/>
          </w:tcPr>
          <w:p w14:paraId="659C8A69" w14:textId="77777777" w:rsidR="0020508C" w:rsidRDefault="0020508C" w:rsidP="0020508C">
            <w:pPr>
              <w:spacing w:line="360" w:lineRule="auto"/>
              <w:jc w:val="left"/>
            </w:pPr>
            <w:r>
              <w:t>Shembull</w:t>
            </w:r>
          </w:p>
        </w:tc>
        <w:tc>
          <w:tcPr>
            <w:tcW w:w="7195" w:type="dxa"/>
            <w:vAlign w:val="center"/>
          </w:tcPr>
          <w:p w14:paraId="4176BB95" w14:textId="57CA1CE0" w:rsidR="0020508C" w:rsidRDefault="0020508C" w:rsidP="0020508C">
            <w:pPr>
              <w:jc w:val="left"/>
            </w:pPr>
            <w:r w:rsidRPr="001B6F08">
              <w:rPr>
                <w:color w:val="4472C4" w:themeColor="accent1"/>
                <w:shd w:val="clear" w:color="auto" w:fill="FFFFFF"/>
              </w:rPr>
              <w:t>localhost:9000/</w:t>
            </w:r>
            <w:r w:rsidRPr="00D86507">
              <w:rPr>
                <w:color w:val="BF8F00" w:themeColor="accent4" w:themeShade="BF"/>
                <w:shd w:val="clear" w:color="auto" w:fill="FFFFFF"/>
              </w:rPr>
              <w:t>getSchema</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070D70B4" w14:textId="77777777" w:rsidR="00690AEA" w:rsidRDefault="00690AEA" w:rsidP="00F31A2C">
      <w:pPr>
        <w:pStyle w:val="Caption"/>
      </w:pPr>
      <w:bookmarkStart w:id="244" w:name="_Toc23843287"/>
      <w:bookmarkStart w:id="245" w:name="_Toc23843316"/>
      <w:bookmarkStart w:id="246" w:name="_Toc23844093"/>
      <w:bookmarkStart w:id="247" w:name="_Ref23334973"/>
    </w:p>
    <w:p w14:paraId="5C55E133" w14:textId="29A9584C" w:rsidR="00AF028C" w:rsidRDefault="003541D8" w:rsidP="00F31A2C">
      <w:pPr>
        <w:pStyle w:val="Caption"/>
      </w:pPr>
      <w:r>
        <w:t xml:space="preserve">Tabela </w:t>
      </w:r>
      <w:r>
        <w:fldChar w:fldCharType="begin"/>
      </w:r>
      <w:r>
        <w:instrText xml:space="preserve"> SEQ Tabela \* ARABIC </w:instrText>
      </w:r>
      <w:r>
        <w:fldChar w:fldCharType="separate"/>
      </w:r>
      <w:r>
        <w:rPr>
          <w:noProof/>
        </w:rPr>
        <w:t>8</w:t>
      </w:r>
      <w:r>
        <w:fldChar w:fldCharType="end"/>
      </w:r>
      <w:r w:rsidRPr="004520DF">
        <w:t xml:space="preserve">: pika fundore </w:t>
      </w:r>
      <w:r>
        <w:t>getSchema</w:t>
      </w:r>
      <w:bookmarkEnd w:id="244"/>
      <w:bookmarkEnd w:id="245"/>
      <w:bookmarkEnd w:id="246"/>
    </w:p>
    <w:p w14:paraId="60AD2A35" w14:textId="77777777" w:rsidR="00690AEA" w:rsidRPr="00690AEA" w:rsidRDefault="00690AEA" w:rsidP="00690AEA"/>
    <w:p w14:paraId="40DE73D2" w14:textId="15993675" w:rsidR="0040583D" w:rsidRDefault="00BA1236" w:rsidP="00AF028C">
      <w:pPr>
        <w:pStyle w:val="Heading2"/>
      </w:pPr>
      <w:bookmarkStart w:id="248" w:name="_Toc23844162"/>
      <w:r>
        <w:t>getDoubleGroup</w:t>
      </w:r>
      <w:bookmarkEnd w:id="247"/>
      <w:bookmarkEnd w:id="248"/>
    </w:p>
    <w:tbl>
      <w:tblPr>
        <w:tblStyle w:val="TableGrid"/>
        <w:tblW w:w="0" w:type="auto"/>
        <w:tblLook w:val="04A0" w:firstRow="1" w:lastRow="0" w:firstColumn="1" w:lastColumn="0" w:noHBand="0" w:noVBand="1"/>
      </w:tblPr>
      <w:tblGrid>
        <w:gridCol w:w="2155"/>
        <w:gridCol w:w="7195"/>
      </w:tblGrid>
      <w:tr w:rsidR="0040583D" w14:paraId="173FF2BE" w14:textId="77777777" w:rsidTr="00A41573">
        <w:trPr>
          <w:trHeight w:val="360"/>
        </w:trPr>
        <w:tc>
          <w:tcPr>
            <w:tcW w:w="2155" w:type="dxa"/>
            <w:vAlign w:val="center"/>
          </w:tcPr>
          <w:p w14:paraId="310E1BE7" w14:textId="77777777" w:rsidR="0040583D" w:rsidRDefault="0040583D" w:rsidP="00A41573">
            <w:pPr>
              <w:spacing w:line="360" w:lineRule="auto"/>
              <w:jc w:val="left"/>
            </w:pPr>
            <w:r>
              <w:t>Emri</w:t>
            </w:r>
          </w:p>
        </w:tc>
        <w:tc>
          <w:tcPr>
            <w:tcW w:w="7195" w:type="dxa"/>
            <w:vAlign w:val="center"/>
          </w:tcPr>
          <w:p w14:paraId="055133E1" w14:textId="014701D0" w:rsidR="0040583D" w:rsidRDefault="0040583D" w:rsidP="00A41573">
            <w:pPr>
              <w:jc w:val="left"/>
            </w:pPr>
            <w:r w:rsidRPr="00D86507">
              <w:rPr>
                <w:color w:val="BF8F00" w:themeColor="accent4" w:themeShade="BF"/>
              </w:rPr>
              <w:t>getDoubleGroup</w:t>
            </w:r>
          </w:p>
        </w:tc>
      </w:tr>
      <w:tr w:rsidR="0040583D" w14:paraId="0E132019" w14:textId="77777777" w:rsidTr="00A41573">
        <w:tc>
          <w:tcPr>
            <w:tcW w:w="2155" w:type="dxa"/>
            <w:vAlign w:val="center"/>
          </w:tcPr>
          <w:p w14:paraId="0B5018C0" w14:textId="77777777" w:rsidR="0040583D" w:rsidRDefault="0040583D" w:rsidP="00A41573">
            <w:pPr>
              <w:spacing w:line="360" w:lineRule="auto"/>
              <w:jc w:val="left"/>
            </w:pPr>
            <w:r>
              <w:t>URL</w:t>
            </w:r>
          </w:p>
        </w:tc>
        <w:tc>
          <w:tcPr>
            <w:tcW w:w="7195" w:type="dxa"/>
            <w:vAlign w:val="center"/>
          </w:tcPr>
          <w:p w14:paraId="1AD23A4B" w14:textId="61E2CBCA" w:rsidR="0040583D" w:rsidRDefault="0040583D" w:rsidP="00A41573">
            <w:pPr>
              <w:jc w:val="left"/>
            </w:pPr>
            <w:r w:rsidRPr="0019245A">
              <w:rPr>
                <w:color w:val="4472C4" w:themeColor="accent1"/>
              </w:rPr>
              <w:t>localhost/</w:t>
            </w:r>
            <w:r w:rsidRPr="00D86507">
              <w:rPr>
                <w:color w:val="BF8F00" w:themeColor="accent4" w:themeShade="BF"/>
              </w:rPr>
              <w:t>getDoubleGroup</w:t>
            </w:r>
          </w:p>
        </w:tc>
      </w:tr>
      <w:tr w:rsidR="0040583D" w14:paraId="6E02A0B2" w14:textId="77777777" w:rsidTr="00A41573">
        <w:tc>
          <w:tcPr>
            <w:tcW w:w="2155" w:type="dxa"/>
            <w:vAlign w:val="center"/>
          </w:tcPr>
          <w:p w14:paraId="0EC31230" w14:textId="77777777" w:rsidR="0040583D" w:rsidRDefault="0040583D" w:rsidP="00A41573">
            <w:pPr>
              <w:spacing w:line="360" w:lineRule="auto"/>
              <w:jc w:val="left"/>
            </w:pPr>
            <w:r>
              <w:t>Parametrat</w:t>
            </w:r>
          </w:p>
        </w:tc>
        <w:tc>
          <w:tcPr>
            <w:tcW w:w="7195" w:type="dxa"/>
            <w:vAlign w:val="center"/>
          </w:tcPr>
          <w:p w14:paraId="67D05A3B" w14:textId="77777777" w:rsidR="0019245A" w:rsidRDefault="0019245A" w:rsidP="00A41573">
            <w:pPr>
              <w:jc w:val="left"/>
            </w:pPr>
          </w:p>
          <w:p w14:paraId="7FE18AA3" w14:textId="7C1FB785" w:rsidR="0040583D" w:rsidRPr="00F45960" w:rsidRDefault="0040583D" w:rsidP="00A41573">
            <w:pPr>
              <w:jc w:val="left"/>
            </w:pPr>
            <w:r w:rsidRPr="00C37913">
              <w:rPr>
                <w:color w:val="C00000"/>
              </w:rPr>
              <w:t xml:space="preserve">kind </w:t>
            </w:r>
            <w:r w:rsidRPr="00F45960">
              <w:tab/>
            </w:r>
            <w:r w:rsidRPr="00F45960">
              <w:tab/>
              <w:t>– lloji i datasetit [steam / Kaggle]</w:t>
            </w:r>
          </w:p>
          <w:p w14:paraId="0A909291" w14:textId="2D083319" w:rsidR="0040583D" w:rsidRPr="00F45960" w:rsidRDefault="0040583D" w:rsidP="00A41573">
            <w:pPr>
              <w:jc w:val="left"/>
            </w:pPr>
            <w:r w:rsidRPr="00C37913">
              <w:rPr>
                <w:color w:val="C00000"/>
              </w:rPr>
              <w:t xml:space="preserve">col1 </w:t>
            </w:r>
            <w:r w:rsidRPr="00F45960">
              <w:tab/>
            </w:r>
            <w:r w:rsidRPr="00F45960">
              <w:tab/>
              <w:t>- kolona e parë</w:t>
            </w:r>
          </w:p>
          <w:p w14:paraId="2980157A" w14:textId="77777777" w:rsidR="0040583D" w:rsidRDefault="0040583D" w:rsidP="00A41573">
            <w:pPr>
              <w:jc w:val="left"/>
            </w:pPr>
            <w:r w:rsidRPr="00C37913">
              <w:rPr>
                <w:color w:val="C00000"/>
              </w:rPr>
              <w:t>col2</w:t>
            </w:r>
            <w:r w:rsidRPr="00F45960">
              <w:tab/>
            </w:r>
            <w:r w:rsidRPr="00F45960">
              <w:tab/>
              <w:t>- kolona e dytë</w:t>
            </w:r>
          </w:p>
          <w:p w14:paraId="6C9D6A44" w14:textId="3F227F72" w:rsidR="0019245A" w:rsidRDefault="0019245A" w:rsidP="00A41573">
            <w:pPr>
              <w:jc w:val="left"/>
            </w:pPr>
          </w:p>
        </w:tc>
      </w:tr>
      <w:tr w:rsidR="0040583D" w14:paraId="4BCAB8CE" w14:textId="77777777" w:rsidTr="00A41573">
        <w:tc>
          <w:tcPr>
            <w:tcW w:w="2155" w:type="dxa"/>
            <w:vAlign w:val="center"/>
          </w:tcPr>
          <w:p w14:paraId="75DBBF60" w14:textId="77777777" w:rsidR="0040583D" w:rsidRDefault="0040583D" w:rsidP="00A41573">
            <w:pPr>
              <w:spacing w:line="360" w:lineRule="auto"/>
              <w:jc w:val="left"/>
            </w:pPr>
            <w:r>
              <w:t>Përshkrimi</w:t>
            </w:r>
          </w:p>
        </w:tc>
        <w:tc>
          <w:tcPr>
            <w:tcW w:w="7195" w:type="dxa"/>
            <w:vAlign w:val="center"/>
          </w:tcPr>
          <w:p w14:paraId="0A49C9AD" w14:textId="528DD2ED" w:rsidR="0040583D" w:rsidRDefault="0040583D" w:rsidP="00A41573">
            <w:pPr>
              <w:jc w:val="left"/>
            </w:pPr>
            <w:r w:rsidRPr="00F45960">
              <w:t>kthen grupimin dhe njehsimin sipas kolonave përkatëse</w:t>
            </w:r>
          </w:p>
        </w:tc>
      </w:tr>
      <w:tr w:rsidR="0040583D" w14:paraId="2335C2F1" w14:textId="77777777" w:rsidTr="00A41573">
        <w:tc>
          <w:tcPr>
            <w:tcW w:w="2155" w:type="dxa"/>
            <w:vAlign w:val="center"/>
          </w:tcPr>
          <w:p w14:paraId="3B209133" w14:textId="77777777" w:rsidR="0040583D" w:rsidRDefault="0040583D" w:rsidP="00A41573">
            <w:pPr>
              <w:spacing w:line="360" w:lineRule="auto"/>
              <w:jc w:val="left"/>
            </w:pPr>
            <w:r>
              <w:t>Shembull</w:t>
            </w:r>
          </w:p>
        </w:tc>
        <w:tc>
          <w:tcPr>
            <w:tcW w:w="7195" w:type="dxa"/>
            <w:vAlign w:val="center"/>
          </w:tcPr>
          <w:p w14:paraId="7D1DD5F6" w14:textId="77777777" w:rsidR="009D7513" w:rsidRDefault="009D7513" w:rsidP="00A41573">
            <w:pPr>
              <w:jc w:val="left"/>
              <w:rPr>
                <w:shd w:val="clear" w:color="auto" w:fill="FFFFFF"/>
              </w:rPr>
            </w:pPr>
          </w:p>
          <w:p w14:paraId="0DE3F995" w14:textId="77777777" w:rsidR="0019245A" w:rsidRDefault="0040583D" w:rsidP="00A41573">
            <w:pPr>
              <w:jc w:val="left"/>
              <w:rPr>
                <w:shd w:val="clear" w:color="auto" w:fill="FFFFFF"/>
              </w:rPr>
            </w:pPr>
            <w:r w:rsidRPr="001B6F08">
              <w:rPr>
                <w:color w:val="4472C4" w:themeColor="accent1"/>
                <w:shd w:val="clear" w:color="auto" w:fill="FFFFFF"/>
              </w:rPr>
              <w:t>localhost:9000/</w:t>
            </w:r>
            <w:r w:rsidRPr="00D86507">
              <w:rPr>
                <w:color w:val="BF8F00" w:themeColor="accent4" w:themeShade="BF"/>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color w:val="538135" w:themeColor="accent6" w:themeShade="BF"/>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color w:val="538135" w:themeColor="accent6" w:themeShade="BF"/>
                <w:shd w:val="clear" w:color="auto" w:fill="FFFFFF"/>
              </w:rPr>
              <w:t>radiant_win</w:t>
            </w:r>
          </w:p>
          <w:p w14:paraId="6B6F2D9D" w14:textId="7CA62B9C" w:rsidR="009D7513" w:rsidRPr="001C1382" w:rsidRDefault="009D7513" w:rsidP="00A41573">
            <w:pPr>
              <w:jc w:val="left"/>
              <w:rPr>
                <w:shd w:val="clear" w:color="auto" w:fill="FFFFFF"/>
              </w:rPr>
            </w:pPr>
          </w:p>
        </w:tc>
      </w:tr>
    </w:tbl>
    <w:p w14:paraId="20D45F92" w14:textId="77777777" w:rsidR="00690AEA" w:rsidRDefault="00690AEA" w:rsidP="00F31A2C">
      <w:pPr>
        <w:pStyle w:val="Caption"/>
      </w:pPr>
      <w:bookmarkStart w:id="249" w:name="_Toc23843288"/>
      <w:bookmarkStart w:id="250" w:name="_Toc23843317"/>
      <w:bookmarkStart w:id="251" w:name="_Toc23844094"/>
    </w:p>
    <w:p w14:paraId="7EB3B1D9" w14:textId="6E3921D8" w:rsidR="00D05EE4" w:rsidRDefault="003541D8" w:rsidP="00F31A2C">
      <w:pPr>
        <w:pStyle w:val="Caption"/>
      </w:pPr>
      <w:r>
        <w:t xml:space="preserve">Tabela </w:t>
      </w:r>
      <w:r>
        <w:fldChar w:fldCharType="begin"/>
      </w:r>
      <w:r>
        <w:instrText xml:space="preserve"> SEQ Tabela \* ARABIC </w:instrText>
      </w:r>
      <w:r>
        <w:fldChar w:fldCharType="separate"/>
      </w:r>
      <w:r>
        <w:rPr>
          <w:noProof/>
        </w:rPr>
        <w:t>9</w:t>
      </w:r>
      <w:r>
        <w:fldChar w:fldCharType="end"/>
      </w:r>
      <w:r w:rsidRPr="006A1EE0">
        <w:t xml:space="preserve">: pika fundore </w:t>
      </w:r>
      <w:r>
        <w:t>getDoubleGroup</w:t>
      </w:r>
      <w:bookmarkEnd w:id="249"/>
      <w:bookmarkEnd w:id="250"/>
      <w:bookmarkEnd w:id="251"/>
    </w:p>
    <w:p w14:paraId="460CC5CE" w14:textId="730D543D" w:rsidR="00AF028C" w:rsidRDefault="00AF028C" w:rsidP="00926E50"/>
    <w:p w14:paraId="61659148" w14:textId="1083715E" w:rsidR="00AF028C" w:rsidRDefault="00AF028C" w:rsidP="00926E50"/>
    <w:p w14:paraId="5483F532" w14:textId="77777777" w:rsidR="00AF028C" w:rsidRDefault="00AF028C" w:rsidP="00926E50"/>
    <w:p w14:paraId="55E80DB2" w14:textId="6325A5BF" w:rsidR="0020508C" w:rsidRDefault="00E82931" w:rsidP="00E82931">
      <w:pPr>
        <w:pStyle w:val="Heading2"/>
      </w:pPr>
      <w:bookmarkStart w:id="252" w:name="_Ref23841032"/>
      <w:bookmarkStart w:id="253" w:name="_Toc23844163"/>
      <w:r>
        <w:lastRenderedPageBreak/>
        <w:t>postPredict</w:t>
      </w:r>
      <w:bookmarkEnd w:id="252"/>
      <w:bookmarkEnd w:id="253"/>
    </w:p>
    <w:tbl>
      <w:tblPr>
        <w:tblStyle w:val="TableGrid"/>
        <w:tblW w:w="0" w:type="auto"/>
        <w:tblLook w:val="04A0" w:firstRow="1" w:lastRow="0" w:firstColumn="1" w:lastColumn="0" w:noHBand="0" w:noVBand="1"/>
      </w:tblPr>
      <w:tblGrid>
        <w:gridCol w:w="2155"/>
        <w:gridCol w:w="7195"/>
      </w:tblGrid>
      <w:tr w:rsidR="0020508C" w14:paraId="6FA21BA6" w14:textId="77777777" w:rsidTr="00A41573">
        <w:trPr>
          <w:trHeight w:val="360"/>
        </w:trPr>
        <w:tc>
          <w:tcPr>
            <w:tcW w:w="2155" w:type="dxa"/>
            <w:vAlign w:val="center"/>
          </w:tcPr>
          <w:p w14:paraId="42624AD1" w14:textId="77777777" w:rsidR="0020508C" w:rsidRPr="00507F44" w:rsidRDefault="0020508C" w:rsidP="00A41573">
            <w:pPr>
              <w:spacing w:line="360" w:lineRule="auto"/>
              <w:jc w:val="left"/>
            </w:pPr>
            <w:r w:rsidRPr="00507F44">
              <w:t>Emri</w:t>
            </w:r>
          </w:p>
        </w:tc>
        <w:tc>
          <w:tcPr>
            <w:tcW w:w="7195" w:type="dxa"/>
            <w:vAlign w:val="center"/>
          </w:tcPr>
          <w:p w14:paraId="4FDD1602" w14:textId="2B57ED38" w:rsidR="0020508C" w:rsidRDefault="0020508C" w:rsidP="00A41573">
            <w:pPr>
              <w:jc w:val="left"/>
            </w:pPr>
            <w:r w:rsidRPr="00D86507">
              <w:rPr>
                <w:color w:val="BF8F00" w:themeColor="accent4" w:themeShade="BF"/>
              </w:rPr>
              <w:t>postPredict</w:t>
            </w:r>
          </w:p>
        </w:tc>
      </w:tr>
      <w:tr w:rsidR="0020508C" w14:paraId="17F5D22D" w14:textId="77777777" w:rsidTr="00A41573">
        <w:tc>
          <w:tcPr>
            <w:tcW w:w="2155" w:type="dxa"/>
            <w:vAlign w:val="center"/>
          </w:tcPr>
          <w:p w14:paraId="390B8FBD" w14:textId="77777777" w:rsidR="0020508C" w:rsidRPr="00507F44" w:rsidRDefault="0020508C" w:rsidP="00A41573">
            <w:pPr>
              <w:spacing w:line="360" w:lineRule="auto"/>
              <w:jc w:val="left"/>
            </w:pPr>
            <w:r w:rsidRPr="00507F44">
              <w:t>URL</w:t>
            </w:r>
          </w:p>
        </w:tc>
        <w:tc>
          <w:tcPr>
            <w:tcW w:w="7195" w:type="dxa"/>
            <w:vAlign w:val="center"/>
          </w:tcPr>
          <w:p w14:paraId="0B9616D0" w14:textId="6EFA259E" w:rsidR="0020508C" w:rsidRDefault="0020508C" w:rsidP="00A41573">
            <w:pPr>
              <w:jc w:val="left"/>
            </w:pPr>
            <w:r w:rsidRPr="0040583D">
              <w:rPr>
                <w:color w:val="4472C4" w:themeColor="accent1"/>
              </w:rPr>
              <w:t>localhost/</w:t>
            </w:r>
            <w:r w:rsidRPr="00D86507">
              <w:rPr>
                <w:color w:val="BF8F00" w:themeColor="accent4" w:themeShade="BF"/>
              </w:rPr>
              <w:t>postPredict</w:t>
            </w:r>
          </w:p>
        </w:tc>
      </w:tr>
      <w:tr w:rsidR="0020508C" w14:paraId="2BAEEF65" w14:textId="77777777" w:rsidTr="00A41573">
        <w:tc>
          <w:tcPr>
            <w:tcW w:w="2155" w:type="dxa"/>
            <w:vAlign w:val="center"/>
          </w:tcPr>
          <w:p w14:paraId="4C8CCD0E" w14:textId="77777777" w:rsidR="0020508C" w:rsidRPr="00507F44" w:rsidRDefault="0020508C" w:rsidP="00A41573">
            <w:pPr>
              <w:spacing w:line="360" w:lineRule="auto"/>
              <w:jc w:val="left"/>
            </w:pPr>
            <w:r w:rsidRPr="00507F44">
              <w:t>Parametrat</w:t>
            </w:r>
          </w:p>
        </w:tc>
        <w:tc>
          <w:tcPr>
            <w:tcW w:w="7195" w:type="dxa"/>
            <w:vAlign w:val="center"/>
          </w:tcPr>
          <w:p w14:paraId="2FCB5B3C" w14:textId="77777777" w:rsidR="0019245A" w:rsidRDefault="0019245A" w:rsidP="00A41573">
            <w:pPr>
              <w:jc w:val="left"/>
            </w:pPr>
          </w:p>
          <w:p w14:paraId="625A69CE" w14:textId="7B46CBCF" w:rsidR="0040583D" w:rsidRDefault="0040583D" w:rsidP="00A41573">
            <w:pPr>
              <w:jc w:val="left"/>
            </w:pPr>
            <w:r w:rsidRPr="00C37913">
              <w:rPr>
                <w:color w:val="C00000"/>
              </w:rPr>
              <w:t xml:space="preserve">gold_per_min </w:t>
            </w:r>
            <w:r>
              <w:tab/>
              <w:t>– paratë për minutë</w:t>
            </w:r>
            <w:r>
              <w:tab/>
            </w:r>
            <w:r>
              <w:tab/>
            </w:r>
            <w:r>
              <w:tab/>
              <w:t>- derivuar</w:t>
            </w:r>
          </w:p>
          <w:p w14:paraId="4199E1A5" w14:textId="77777777" w:rsidR="0040583D" w:rsidRDefault="0040583D" w:rsidP="00A41573">
            <w:pPr>
              <w:jc w:val="left"/>
            </w:pPr>
            <w:r w:rsidRPr="00C37913">
              <w:rPr>
                <w:color w:val="C00000"/>
              </w:rPr>
              <w:t xml:space="preserve">level </w:t>
            </w:r>
            <w:r>
              <w:tab/>
            </w:r>
            <w:r>
              <w:tab/>
              <w:t>– nivelet</w:t>
            </w:r>
            <w:r>
              <w:tab/>
            </w:r>
            <w:r>
              <w:tab/>
            </w:r>
            <w:r>
              <w:tab/>
            </w:r>
            <w:r>
              <w:tab/>
              <w:t>- derivuar</w:t>
            </w:r>
          </w:p>
          <w:p w14:paraId="477260AA" w14:textId="77777777" w:rsidR="0040583D" w:rsidRDefault="0040583D" w:rsidP="00A41573">
            <w:pPr>
              <w:jc w:val="left"/>
            </w:pPr>
            <w:r w:rsidRPr="00C37913">
              <w:rPr>
                <w:color w:val="C00000"/>
              </w:rPr>
              <w:t xml:space="preserve">leaver_status </w:t>
            </w:r>
            <w:r>
              <w:tab/>
              <w:t>– statusi i përfundimit të ndeshjes</w:t>
            </w:r>
            <w:r>
              <w:tab/>
              <w:t>- derivuar</w:t>
            </w:r>
          </w:p>
          <w:p w14:paraId="09F33EEA" w14:textId="77777777" w:rsidR="0040583D" w:rsidRDefault="0040583D" w:rsidP="00A41573">
            <w:pPr>
              <w:jc w:val="left"/>
            </w:pPr>
            <w:r w:rsidRPr="00C37913">
              <w:rPr>
                <w:color w:val="C00000"/>
              </w:rPr>
              <w:t xml:space="preserve">xp_per_min </w:t>
            </w:r>
            <w:r>
              <w:tab/>
              <w:t>– eksperienca për minutë</w:t>
            </w:r>
            <w:r>
              <w:tab/>
            </w:r>
            <w:r>
              <w:tab/>
              <w:t>- derivuar</w:t>
            </w:r>
          </w:p>
          <w:p w14:paraId="53C152BA" w14:textId="77777777" w:rsidR="0040583D" w:rsidRDefault="0040583D" w:rsidP="00A41573">
            <w:pPr>
              <w:jc w:val="left"/>
            </w:pPr>
            <w:r w:rsidRPr="00C37913">
              <w:rPr>
                <w:color w:val="C00000"/>
              </w:rPr>
              <w:t xml:space="preserve">radiant_score </w:t>
            </w:r>
            <w:r>
              <w:tab/>
              <w:t>- pikët e të bardhëve</w:t>
            </w:r>
            <w:r>
              <w:tab/>
            </w:r>
            <w:r>
              <w:tab/>
            </w:r>
            <w:r>
              <w:tab/>
              <w:t>- drejtpërdrejtë</w:t>
            </w:r>
          </w:p>
          <w:p w14:paraId="3A8F7A7E" w14:textId="77777777" w:rsidR="0040583D" w:rsidRDefault="0040583D" w:rsidP="00A41573">
            <w:pPr>
              <w:jc w:val="left"/>
            </w:pPr>
            <w:r w:rsidRPr="00C37913">
              <w:rPr>
                <w:color w:val="C00000"/>
              </w:rPr>
              <w:t xml:space="preserve">gold_spent </w:t>
            </w:r>
            <w:r>
              <w:tab/>
              <w:t>– paratë e harxhuara</w:t>
            </w:r>
            <w:r>
              <w:tab/>
            </w:r>
            <w:r>
              <w:tab/>
            </w:r>
            <w:r>
              <w:tab/>
              <w:t>- derivuar</w:t>
            </w:r>
          </w:p>
          <w:p w14:paraId="2D5B1435" w14:textId="77777777" w:rsidR="0040583D" w:rsidRDefault="0040583D" w:rsidP="00A41573">
            <w:pPr>
              <w:jc w:val="left"/>
            </w:pPr>
            <w:r w:rsidRPr="00C37913">
              <w:rPr>
                <w:color w:val="C00000"/>
              </w:rPr>
              <w:t xml:space="preserve">deaths </w:t>
            </w:r>
            <w:r>
              <w:tab/>
              <w:t>– vdekjet gjatë lojës</w:t>
            </w:r>
            <w:r>
              <w:tab/>
            </w:r>
            <w:r>
              <w:tab/>
            </w:r>
            <w:r>
              <w:tab/>
              <w:t>- derivuar</w:t>
            </w:r>
          </w:p>
          <w:p w14:paraId="1A230654" w14:textId="77777777" w:rsidR="0040583D" w:rsidRDefault="0040583D" w:rsidP="00A41573">
            <w:pPr>
              <w:jc w:val="left"/>
            </w:pPr>
            <w:r w:rsidRPr="00C37913">
              <w:rPr>
                <w:color w:val="C00000"/>
              </w:rPr>
              <w:t xml:space="preserve">denies </w:t>
            </w:r>
            <w:r>
              <w:tab/>
            </w:r>
            <w:r>
              <w:tab/>
              <w:t>– mohimet e vrasjeve</w:t>
            </w:r>
            <w:r>
              <w:tab/>
            </w:r>
            <w:r>
              <w:tab/>
            </w:r>
            <w:r>
              <w:tab/>
              <w:t>- derivuar</w:t>
            </w:r>
          </w:p>
          <w:p w14:paraId="4CB68C85" w14:textId="77777777" w:rsidR="0040583D" w:rsidRDefault="0040583D" w:rsidP="00A41573">
            <w:pPr>
              <w:jc w:val="left"/>
            </w:pPr>
            <w:r w:rsidRPr="00C37913">
              <w:rPr>
                <w:color w:val="C00000"/>
              </w:rPr>
              <w:t xml:space="preserve">hero_damage </w:t>
            </w:r>
            <w:r>
              <w:tab/>
              <w:t>- dëmtimet ndaj kundërshtarëve</w:t>
            </w:r>
            <w:r>
              <w:tab/>
              <w:t>- derivuar</w:t>
            </w:r>
          </w:p>
          <w:p w14:paraId="1239B983" w14:textId="77777777" w:rsidR="0040583D" w:rsidRDefault="0040583D" w:rsidP="00A41573">
            <w:pPr>
              <w:jc w:val="left"/>
            </w:pPr>
            <w:r w:rsidRPr="00C37913">
              <w:rPr>
                <w:color w:val="C00000"/>
              </w:rPr>
              <w:t>tower_damage</w:t>
            </w:r>
            <w:r>
              <w:t>- dëmtimet ndaj kullave</w:t>
            </w:r>
            <w:r>
              <w:tab/>
            </w:r>
            <w:r>
              <w:tab/>
              <w:t>- derivuar</w:t>
            </w:r>
          </w:p>
          <w:p w14:paraId="4B8E9F58" w14:textId="77777777" w:rsidR="0040583D" w:rsidRDefault="0040583D" w:rsidP="00A41573">
            <w:pPr>
              <w:jc w:val="left"/>
            </w:pPr>
            <w:r w:rsidRPr="00C37913">
              <w:rPr>
                <w:color w:val="C00000"/>
              </w:rPr>
              <w:t>last_hits</w:t>
            </w:r>
            <w:r>
              <w:tab/>
              <w:t>- goditja përfundimtare për vrasje</w:t>
            </w:r>
            <w:r>
              <w:tab/>
              <w:t>- derivuar</w:t>
            </w:r>
          </w:p>
          <w:p w14:paraId="3983DB1F" w14:textId="77777777" w:rsidR="0040583D" w:rsidRDefault="0040583D" w:rsidP="00A41573">
            <w:pPr>
              <w:jc w:val="left"/>
            </w:pPr>
            <w:r w:rsidRPr="00C37913">
              <w:rPr>
                <w:color w:val="C00000"/>
              </w:rPr>
              <w:t>hero_healing</w:t>
            </w:r>
            <w:r>
              <w:tab/>
              <w:t>- ndihmesa ndaj ekipit</w:t>
            </w:r>
            <w:r>
              <w:tab/>
            </w:r>
            <w:r>
              <w:tab/>
              <w:t>- derivuar</w:t>
            </w:r>
          </w:p>
          <w:p w14:paraId="3D5C3273" w14:textId="77777777" w:rsidR="0020508C" w:rsidRDefault="0040583D" w:rsidP="00A41573">
            <w:pPr>
              <w:jc w:val="left"/>
            </w:pPr>
            <w:r w:rsidRPr="00C37913">
              <w:rPr>
                <w:color w:val="C00000"/>
              </w:rPr>
              <w:t>duration</w:t>
            </w:r>
            <w:r>
              <w:tab/>
              <w:t>- gjatësia e lojës</w:t>
            </w:r>
            <w:r>
              <w:tab/>
            </w:r>
            <w:r>
              <w:tab/>
            </w:r>
            <w:r>
              <w:tab/>
              <w:t>- drejtpërdrejtë</w:t>
            </w:r>
          </w:p>
          <w:p w14:paraId="50A38194" w14:textId="2777E36A" w:rsidR="0019245A" w:rsidRDefault="0019245A" w:rsidP="00A41573">
            <w:pPr>
              <w:jc w:val="left"/>
            </w:pPr>
          </w:p>
        </w:tc>
      </w:tr>
      <w:tr w:rsidR="0020508C" w14:paraId="5DDEE7E6" w14:textId="77777777" w:rsidTr="00A41573">
        <w:tc>
          <w:tcPr>
            <w:tcW w:w="2155" w:type="dxa"/>
            <w:vAlign w:val="center"/>
          </w:tcPr>
          <w:p w14:paraId="7122CD5B" w14:textId="77777777" w:rsidR="0020508C" w:rsidRPr="00507F44" w:rsidRDefault="0020508C" w:rsidP="00A41573">
            <w:pPr>
              <w:spacing w:line="360" w:lineRule="auto"/>
              <w:jc w:val="left"/>
            </w:pPr>
            <w:r w:rsidRPr="00507F44">
              <w:t>Përshkrimi</w:t>
            </w:r>
          </w:p>
        </w:tc>
        <w:tc>
          <w:tcPr>
            <w:tcW w:w="7195" w:type="dxa"/>
            <w:vAlign w:val="center"/>
          </w:tcPr>
          <w:p w14:paraId="7D2D3ADA" w14:textId="77777777" w:rsidR="0019245A" w:rsidRDefault="0019245A" w:rsidP="00A41573">
            <w:pPr>
              <w:jc w:val="left"/>
            </w:pPr>
          </w:p>
          <w:p w14:paraId="3433262F" w14:textId="6605B56A" w:rsidR="0020508C" w:rsidRDefault="00A41573" w:rsidP="00A41573">
            <w:pPr>
              <w:jc w:val="left"/>
            </w:pPr>
            <w:r w:rsidRPr="00F45960">
              <w:t>K</w:t>
            </w:r>
            <w:r w:rsidR="0040583D" w:rsidRPr="00F45960">
              <w:t>then</w:t>
            </w:r>
            <w:r>
              <w:t xml:space="preserve"> dy atribute të reja në data set që tregojnë se a kanë fituar të bardhët apo jo dhe saktësisht përqindjen e përgjigjes së dhënë</w:t>
            </w:r>
          </w:p>
          <w:p w14:paraId="5F2D09D4" w14:textId="4B37BBF9" w:rsidR="0019245A" w:rsidRDefault="0019245A" w:rsidP="00A41573">
            <w:pPr>
              <w:jc w:val="left"/>
            </w:pPr>
          </w:p>
        </w:tc>
      </w:tr>
      <w:tr w:rsidR="0020508C" w14:paraId="1124B1D4" w14:textId="77777777" w:rsidTr="00A41573">
        <w:tc>
          <w:tcPr>
            <w:tcW w:w="2155" w:type="dxa"/>
            <w:vAlign w:val="center"/>
          </w:tcPr>
          <w:p w14:paraId="4B73533F" w14:textId="77777777" w:rsidR="0020508C" w:rsidRPr="00507F44" w:rsidRDefault="0020508C" w:rsidP="00A41573">
            <w:pPr>
              <w:spacing w:line="360" w:lineRule="auto"/>
              <w:jc w:val="left"/>
            </w:pPr>
            <w:r w:rsidRPr="00507F44">
              <w:t>Shembull</w:t>
            </w:r>
          </w:p>
        </w:tc>
        <w:tc>
          <w:tcPr>
            <w:tcW w:w="7195" w:type="dxa"/>
            <w:vAlign w:val="center"/>
          </w:tcPr>
          <w:p w14:paraId="094004F6" w14:textId="77777777" w:rsidR="00F131F4" w:rsidRDefault="00F131F4" w:rsidP="00A41573">
            <w:pPr>
              <w:jc w:val="left"/>
              <w:rPr>
                <w:color w:val="4472C4" w:themeColor="accent1"/>
                <w:shd w:val="clear" w:color="auto" w:fill="FFFFFF"/>
              </w:rPr>
            </w:pPr>
          </w:p>
          <w:p w14:paraId="08FEF16F" w14:textId="28E2360B" w:rsidR="0040583D" w:rsidRPr="00C01A2B" w:rsidRDefault="0040583D" w:rsidP="00A41573">
            <w:pPr>
              <w:jc w:val="left"/>
              <w:rPr>
                <w:color w:val="538135" w:themeColor="accent6" w:themeShade="BF"/>
                <w:shd w:val="clear" w:color="auto" w:fill="FFFFFF"/>
              </w:rPr>
            </w:pPr>
            <w:r w:rsidRPr="001B6F08">
              <w:rPr>
                <w:color w:val="4472C4" w:themeColor="accent1"/>
                <w:shd w:val="clear" w:color="auto" w:fill="FFFFFF"/>
              </w:rPr>
              <w:t>localhost:9000/</w:t>
            </w:r>
            <w:r w:rsidRPr="00D86507">
              <w:rPr>
                <w:color w:val="BF8F00" w:themeColor="accent4" w:themeShade="BF"/>
                <w:shd w:val="clear" w:color="auto" w:fill="FFFFFF"/>
              </w:rPr>
              <w:t>postPredict</w:t>
            </w:r>
            <w:r w:rsidRPr="00F45960">
              <w:rPr>
                <w:shd w:val="clear" w:color="auto" w:fill="FFFFFF"/>
              </w:rPr>
              <w:t>?</w:t>
            </w:r>
          </w:p>
          <w:p w14:paraId="04C97211" w14:textId="77777777" w:rsidR="0040583D" w:rsidRDefault="0040583D" w:rsidP="00A41573">
            <w:pPr>
              <w:jc w:val="left"/>
              <w:rPr>
                <w:shd w:val="clear" w:color="auto" w:fill="FFFFFF"/>
              </w:rPr>
            </w:pPr>
            <w:r w:rsidRPr="001B6F08">
              <w:rPr>
                <w:color w:val="C00000"/>
                <w:shd w:val="clear" w:color="auto" w:fill="FFFFFF"/>
              </w:rPr>
              <w:t>gold_per_min</w:t>
            </w:r>
            <w:r w:rsidRPr="00F45960">
              <w:rPr>
                <w:shd w:val="clear" w:color="auto" w:fill="FFFFFF"/>
              </w:rPr>
              <w:t>=</w:t>
            </w:r>
            <w:r w:rsidRPr="00C01A2B">
              <w:rPr>
                <w:color w:val="538135" w:themeColor="accent6" w:themeShade="BF"/>
                <w:shd w:val="clear" w:color="auto" w:fill="FFFFFF"/>
              </w:rPr>
              <w:t>2585</w:t>
            </w:r>
            <w:r w:rsidRPr="00F45960">
              <w:rPr>
                <w:shd w:val="clear" w:color="auto" w:fill="FFFFFF"/>
              </w:rPr>
              <w:t>&amp;</w:t>
            </w:r>
            <w:r w:rsidRPr="001B6F08">
              <w:rPr>
                <w:color w:val="C00000"/>
                <w:shd w:val="clear" w:color="auto" w:fill="FFFFFF"/>
              </w:rPr>
              <w:t>level</w:t>
            </w:r>
            <w:r w:rsidRPr="00F45960">
              <w:rPr>
                <w:shd w:val="clear" w:color="auto" w:fill="FFFFFF"/>
              </w:rPr>
              <w:t>=</w:t>
            </w:r>
            <w:r w:rsidRPr="00C01A2B">
              <w:rPr>
                <w:color w:val="538135" w:themeColor="accent6" w:themeShade="BF"/>
                <w:shd w:val="clear" w:color="auto" w:fill="FFFFFF"/>
              </w:rPr>
              <w:t>139</w:t>
            </w:r>
            <w:r w:rsidRPr="00F45960">
              <w:rPr>
                <w:shd w:val="clear" w:color="auto" w:fill="FFFFFF"/>
              </w:rPr>
              <w:t>&amp;</w:t>
            </w:r>
            <w:r w:rsidRPr="001B6F08">
              <w:rPr>
                <w:color w:val="C00000"/>
                <w:shd w:val="clear" w:color="auto" w:fill="FFFFFF"/>
              </w:rPr>
              <w:t>leaver_status</w:t>
            </w:r>
            <w:r w:rsidRPr="00F45960">
              <w:rPr>
                <w:shd w:val="clear" w:color="auto" w:fill="FFFFFF"/>
              </w:rPr>
              <w:t>=</w:t>
            </w:r>
            <w:r w:rsidRPr="00C01A2B">
              <w:rPr>
                <w:color w:val="538135" w:themeColor="accent6" w:themeShade="BF"/>
                <w:shd w:val="clear" w:color="auto" w:fill="FFFFFF"/>
              </w:rPr>
              <w:t>0</w:t>
            </w:r>
            <w:r w:rsidRPr="00F45960">
              <w:rPr>
                <w:shd w:val="clear" w:color="auto" w:fill="FFFFFF"/>
              </w:rPr>
              <w:t>&amp;</w:t>
            </w:r>
            <w:r w:rsidRPr="001B6F08">
              <w:rPr>
                <w:color w:val="C00000"/>
                <w:shd w:val="clear" w:color="auto" w:fill="FFFFFF"/>
              </w:rPr>
              <w:t>xp_per_min</w:t>
            </w:r>
            <w:r w:rsidRPr="00F45960">
              <w:rPr>
                <w:shd w:val="clear" w:color="auto" w:fill="FFFFFF"/>
              </w:rPr>
              <w:t>=</w:t>
            </w:r>
            <w:r w:rsidRPr="00C01A2B">
              <w:rPr>
                <w:color w:val="538135" w:themeColor="accent6" w:themeShade="BF"/>
                <w:shd w:val="clear" w:color="auto" w:fill="FFFFFF"/>
              </w:rPr>
              <w:t>3658</w:t>
            </w:r>
          </w:p>
          <w:p w14:paraId="3D107552" w14:textId="77777777" w:rsidR="0040583D" w:rsidRDefault="0040583D" w:rsidP="00A41573">
            <w:pPr>
              <w:jc w:val="left"/>
              <w:rPr>
                <w:shd w:val="clear" w:color="auto" w:fill="FFFFFF"/>
              </w:rPr>
            </w:pPr>
            <w:r w:rsidRPr="00F45960">
              <w:rPr>
                <w:shd w:val="clear" w:color="auto" w:fill="FFFFFF"/>
              </w:rPr>
              <w:t>&amp;</w:t>
            </w:r>
            <w:r w:rsidRPr="001B6F08">
              <w:rPr>
                <w:color w:val="C00000"/>
                <w:shd w:val="clear" w:color="auto" w:fill="FFFFFF"/>
              </w:rPr>
              <w:t>radiant_score</w:t>
            </w:r>
            <w:r w:rsidRPr="00F45960">
              <w:rPr>
                <w:shd w:val="clear" w:color="auto" w:fill="FFFFFF"/>
              </w:rPr>
              <w:t>=</w:t>
            </w:r>
            <w:r w:rsidRPr="00C01A2B">
              <w:rPr>
                <w:color w:val="538135" w:themeColor="accent6" w:themeShade="BF"/>
                <w:shd w:val="clear" w:color="auto" w:fill="FFFFFF"/>
              </w:rPr>
              <w:t>34</w:t>
            </w:r>
            <w:r w:rsidRPr="00F45960">
              <w:rPr>
                <w:shd w:val="clear" w:color="auto" w:fill="FFFFFF"/>
              </w:rPr>
              <w:t>&amp;</w:t>
            </w:r>
            <w:r w:rsidRPr="001B6F08">
              <w:rPr>
                <w:color w:val="C00000"/>
                <w:shd w:val="clear" w:color="auto" w:fill="FFFFFF"/>
              </w:rPr>
              <w:t>gold_spent</w:t>
            </w:r>
            <w:r w:rsidRPr="00F45960">
              <w:rPr>
                <w:shd w:val="clear" w:color="auto" w:fill="FFFFFF"/>
              </w:rPr>
              <w:t>=</w:t>
            </w:r>
            <w:r w:rsidRPr="00C01A2B">
              <w:rPr>
                <w:color w:val="538135" w:themeColor="accent6" w:themeShade="BF"/>
                <w:shd w:val="clear" w:color="auto" w:fill="FFFFFF"/>
              </w:rPr>
              <w:t>89220</w:t>
            </w:r>
            <w:r w:rsidRPr="00F45960">
              <w:rPr>
                <w:shd w:val="clear" w:color="auto" w:fill="FFFFFF"/>
              </w:rPr>
              <w:t>&amp;</w:t>
            </w:r>
            <w:r w:rsidRPr="001B6F08">
              <w:rPr>
                <w:color w:val="C00000"/>
                <w:shd w:val="clear" w:color="auto" w:fill="FFFFFF"/>
              </w:rPr>
              <w:t>deaths</w:t>
            </w:r>
            <w:r w:rsidRPr="00F45960">
              <w:rPr>
                <w:shd w:val="clear" w:color="auto" w:fill="FFFFFF"/>
              </w:rPr>
              <w:t>=</w:t>
            </w:r>
            <w:r w:rsidRPr="00C01A2B">
              <w:rPr>
                <w:color w:val="538135" w:themeColor="accent6" w:themeShade="BF"/>
                <w:shd w:val="clear" w:color="auto" w:fill="FFFFFF"/>
              </w:rPr>
              <w:t>65&amp;</w:t>
            </w:r>
            <w:r w:rsidRPr="001B6F08">
              <w:rPr>
                <w:color w:val="C00000"/>
                <w:shd w:val="clear" w:color="auto" w:fill="FFFFFF"/>
              </w:rPr>
              <w:t>denies</w:t>
            </w:r>
            <w:r w:rsidRPr="00F45960">
              <w:rPr>
                <w:shd w:val="clear" w:color="auto" w:fill="FFFFFF"/>
              </w:rPr>
              <w:t>=21</w:t>
            </w:r>
          </w:p>
          <w:p w14:paraId="13A87070" w14:textId="6A286A7B" w:rsidR="0040583D" w:rsidRDefault="0040583D" w:rsidP="00A41573">
            <w:pPr>
              <w:jc w:val="left"/>
              <w:rPr>
                <w:shd w:val="clear" w:color="auto" w:fill="FFFFFF"/>
              </w:rPr>
            </w:pPr>
            <w:r w:rsidRPr="00F45960">
              <w:rPr>
                <w:shd w:val="clear" w:color="auto" w:fill="FFFFFF"/>
              </w:rPr>
              <w:t>&amp;</w:t>
            </w:r>
            <w:r w:rsidRPr="001B6F08">
              <w:rPr>
                <w:color w:val="C00000"/>
                <w:shd w:val="clear" w:color="auto" w:fill="FFFFFF"/>
              </w:rPr>
              <w:t>hero_damage</w:t>
            </w:r>
            <w:r w:rsidRPr="00F45960">
              <w:rPr>
                <w:shd w:val="clear" w:color="auto" w:fill="FFFFFF"/>
              </w:rPr>
              <w:t>=</w:t>
            </w:r>
            <w:r w:rsidRPr="00C01A2B">
              <w:rPr>
                <w:color w:val="538135" w:themeColor="accent6" w:themeShade="BF"/>
                <w:shd w:val="clear" w:color="auto" w:fill="FFFFFF"/>
              </w:rPr>
              <w:t>170629</w:t>
            </w:r>
            <w:r w:rsidRPr="00F45960">
              <w:rPr>
                <w:shd w:val="clear" w:color="auto" w:fill="FFFFFF"/>
              </w:rPr>
              <w:t>&amp;</w:t>
            </w:r>
            <w:r w:rsidRPr="001B6F08">
              <w:rPr>
                <w:color w:val="C00000"/>
                <w:shd w:val="clear" w:color="auto" w:fill="FFFFFF"/>
              </w:rPr>
              <w:t>to</w:t>
            </w:r>
            <w:r w:rsidR="001B6F08">
              <w:rPr>
                <w:color w:val="C00000"/>
                <w:shd w:val="clear" w:color="auto" w:fill="FFFFFF"/>
              </w:rPr>
              <w:t>w</w:t>
            </w:r>
            <w:r w:rsidRPr="001B6F08">
              <w:rPr>
                <w:color w:val="C00000"/>
                <w:shd w:val="clear" w:color="auto" w:fill="FFFFFF"/>
              </w:rPr>
              <w:t>er_damage</w:t>
            </w:r>
            <w:r w:rsidRPr="00F45960">
              <w:rPr>
                <w:shd w:val="clear" w:color="auto" w:fill="FFFFFF"/>
              </w:rPr>
              <w:t>=</w:t>
            </w:r>
            <w:r w:rsidRPr="00C01A2B">
              <w:rPr>
                <w:color w:val="538135" w:themeColor="accent6" w:themeShade="BF"/>
                <w:shd w:val="clear" w:color="auto" w:fill="FFFFFF"/>
              </w:rPr>
              <w:t>2732</w:t>
            </w:r>
            <w:r w:rsidRPr="00F45960">
              <w:rPr>
                <w:shd w:val="clear" w:color="auto" w:fill="FFFFFF"/>
              </w:rPr>
              <w:t>&amp;</w:t>
            </w:r>
            <w:r w:rsidRPr="001B6F08">
              <w:rPr>
                <w:color w:val="C00000"/>
                <w:shd w:val="clear" w:color="auto" w:fill="FFFFFF"/>
              </w:rPr>
              <w:t>last_hits</w:t>
            </w:r>
            <w:r w:rsidRPr="00F45960">
              <w:rPr>
                <w:shd w:val="clear" w:color="auto" w:fill="FFFFFF"/>
              </w:rPr>
              <w:t>=</w:t>
            </w:r>
            <w:r w:rsidRPr="00C01A2B">
              <w:rPr>
                <w:color w:val="538135" w:themeColor="accent6" w:themeShade="BF"/>
                <w:shd w:val="clear" w:color="auto" w:fill="FFFFFF"/>
              </w:rPr>
              <w:t>901</w:t>
            </w:r>
          </w:p>
          <w:p w14:paraId="5C8BA432" w14:textId="77777777" w:rsidR="0019245A" w:rsidRDefault="0040583D" w:rsidP="00A41573">
            <w:pPr>
              <w:jc w:val="left"/>
              <w:rPr>
                <w:color w:val="538135" w:themeColor="accent6" w:themeShade="BF"/>
                <w:shd w:val="clear" w:color="auto" w:fill="FFFFFF"/>
              </w:rPr>
            </w:pPr>
            <w:r w:rsidRPr="00F45960">
              <w:rPr>
                <w:shd w:val="clear" w:color="auto" w:fill="FFFFFF"/>
              </w:rPr>
              <w:t>&amp;</w:t>
            </w:r>
            <w:r w:rsidRPr="001B6F08">
              <w:rPr>
                <w:color w:val="C00000"/>
                <w:shd w:val="clear" w:color="auto" w:fill="FFFFFF"/>
              </w:rPr>
              <w:t>hero_healing</w:t>
            </w:r>
            <w:r w:rsidRPr="00F45960">
              <w:rPr>
                <w:shd w:val="clear" w:color="auto" w:fill="FFFFFF"/>
              </w:rPr>
              <w:t>=</w:t>
            </w:r>
            <w:r w:rsidRPr="00C01A2B">
              <w:rPr>
                <w:color w:val="538135" w:themeColor="accent6" w:themeShade="BF"/>
                <w:shd w:val="clear" w:color="auto" w:fill="FFFFFF"/>
              </w:rPr>
              <w:t>10700</w:t>
            </w:r>
            <w:r w:rsidRPr="00F45960">
              <w:rPr>
                <w:shd w:val="clear" w:color="auto" w:fill="FFFFFF"/>
              </w:rPr>
              <w:t>&amp;</w:t>
            </w:r>
            <w:r w:rsidRPr="001B6F08">
              <w:rPr>
                <w:color w:val="C00000"/>
                <w:shd w:val="clear" w:color="auto" w:fill="FFFFFF"/>
              </w:rPr>
              <w:t>duration</w:t>
            </w:r>
            <w:r w:rsidRPr="00F45960">
              <w:rPr>
                <w:shd w:val="clear" w:color="auto" w:fill="FFFFFF"/>
              </w:rPr>
              <w:t>=</w:t>
            </w:r>
            <w:r w:rsidRPr="00C01A2B">
              <w:rPr>
                <w:color w:val="538135" w:themeColor="accent6" w:themeShade="BF"/>
                <w:shd w:val="clear" w:color="auto" w:fill="FFFFFF"/>
              </w:rPr>
              <w:t>2549</w:t>
            </w:r>
          </w:p>
          <w:p w14:paraId="224D78EC" w14:textId="780B1759" w:rsidR="00F131F4" w:rsidRPr="00483667" w:rsidRDefault="00F131F4" w:rsidP="00A41573">
            <w:pPr>
              <w:jc w:val="left"/>
              <w:rPr>
                <w:shd w:val="clear" w:color="auto" w:fill="FFFFFF"/>
              </w:rPr>
            </w:pPr>
          </w:p>
        </w:tc>
      </w:tr>
    </w:tbl>
    <w:p w14:paraId="0BE2E51C" w14:textId="77777777" w:rsidR="00690AEA" w:rsidRDefault="00690AEA" w:rsidP="00F31A2C">
      <w:pPr>
        <w:pStyle w:val="Caption"/>
      </w:pPr>
      <w:bookmarkStart w:id="254" w:name="_Toc23843289"/>
      <w:bookmarkStart w:id="255" w:name="_Toc23843318"/>
      <w:bookmarkStart w:id="256" w:name="_Toc23844095"/>
    </w:p>
    <w:p w14:paraId="475699D4" w14:textId="0E632082" w:rsidR="00A41573" w:rsidRDefault="003541D8" w:rsidP="00F31A2C">
      <w:pPr>
        <w:pStyle w:val="Caption"/>
      </w:pPr>
      <w:r>
        <w:t xml:space="preserve">Tabela </w:t>
      </w:r>
      <w:r>
        <w:fldChar w:fldCharType="begin"/>
      </w:r>
      <w:r>
        <w:instrText xml:space="preserve"> SEQ Tabela \* ARABIC </w:instrText>
      </w:r>
      <w:r>
        <w:fldChar w:fldCharType="separate"/>
      </w:r>
      <w:r>
        <w:rPr>
          <w:noProof/>
        </w:rPr>
        <w:t>10</w:t>
      </w:r>
      <w:r>
        <w:fldChar w:fldCharType="end"/>
      </w:r>
      <w:r w:rsidRPr="004A081A">
        <w:t xml:space="preserve">: pika fundore </w:t>
      </w:r>
      <w:r>
        <w:t>postPredict</w:t>
      </w:r>
      <w:bookmarkEnd w:id="254"/>
      <w:bookmarkEnd w:id="255"/>
      <w:bookmarkEnd w:id="256"/>
    </w:p>
    <w:p w14:paraId="0798DD13" w14:textId="0E65E138" w:rsidR="00AF028C" w:rsidRDefault="00AF028C" w:rsidP="00825617"/>
    <w:p w14:paraId="757DE779" w14:textId="08BA2878" w:rsidR="00AF028C" w:rsidRDefault="00AF028C" w:rsidP="00825617"/>
    <w:p w14:paraId="68AF2E60" w14:textId="6DA65D19" w:rsidR="00AF028C" w:rsidRDefault="00AF028C" w:rsidP="00825617"/>
    <w:p w14:paraId="224E72B5" w14:textId="456218B2" w:rsidR="00AF028C" w:rsidRDefault="00AF028C" w:rsidP="00825617"/>
    <w:p w14:paraId="5F5A397B" w14:textId="4A06DB24" w:rsidR="00AF028C" w:rsidRDefault="00AF028C" w:rsidP="00825617"/>
    <w:p w14:paraId="0411C71A" w14:textId="17E1FE8E" w:rsidR="00AF028C" w:rsidRDefault="00AF028C" w:rsidP="00825617"/>
    <w:p w14:paraId="53EF4781" w14:textId="60E88B1B" w:rsidR="00AF028C" w:rsidRDefault="00AF028C" w:rsidP="00825617"/>
    <w:p w14:paraId="542D6219" w14:textId="3B448902" w:rsidR="00AF028C" w:rsidRDefault="00AF028C" w:rsidP="00825617"/>
    <w:p w14:paraId="4CBA38A0" w14:textId="286797CE" w:rsidR="00AF028C" w:rsidRDefault="00AF028C" w:rsidP="00825617"/>
    <w:p w14:paraId="328DED06" w14:textId="0AABED4F" w:rsidR="00886BE2" w:rsidRDefault="00886BE2" w:rsidP="00886BE2">
      <w:pPr>
        <w:pStyle w:val="Heading1"/>
      </w:pPr>
      <w:bookmarkStart w:id="257" w:name="_Toc23844164"/>
      <w:del w:id="258" w:author="Lule Ahmedi" w:date="2019-11-10T20:15:00Z">
        <w:r w:rsidDel="00F37F38">
          <w:lastRenderedPageBreak/>
          <w:delText xml:space="preserve">Fjalët e </w:delText>
        </w:r>
        <w:commentRangeStart w:id="259"/>
        <w:r w:rsidDel="00F37F38">
          <w:delText>fundit</w:delText>
        </w:r>
      </w:del>
      <w:bookmarkEnd w:id="257"/>
      <w:ins w:id="260" w:author="Lule Ahmedi" w:date="2019-11-10T20:15:00Z">
        <w:r w:rsidR="00F37F38">
          <w:t>Konkluzioni</w:t>
        </w:r>
        <w:commentRangeEnd w:id="259"/>
        <w:r w:rsidR="00F37F38">
          <w:rPr>
            <w:rStyle w:val="CommentReference"/>
            <w:rFonts w:eastAsia="MS Mincho" w:cstheme="minorBidi"/>
          </w:rPr>
          <w:commentReference w:id="259"/>
        </w:r>
      </w:ins>
    </w:p>
    <w:p w14:paraId="193DE5C3" w14:textId="77777777" w:rsidR="00886BE2" w:rsidRDefault="00886BE2" w:rsidP="00CC6945"/>
    <w:p w14:paraId="21FE76E9" w14:textId="2DAC2144" w:rsidR="00886BE2" w:rsidDel="00017F2F" w:rsidRDefault="00886BE2" w:rsidP="00886BE2">
      <w:pPr>
        <w:rPr>
          <w:del w:id="261" w:author="Lule Ahmedi" w:date="2019-11-10T19:55:00Z"/>
        </w:rPr>
      </w:pPr>
      <w:commentRangeStart w:id="262"/>
      <w:del w:id="263" w:author="Lule Ahmedi" w:date="2019-11-10T19:55:00Z">
        <w:r w:rsidDel="00017F2F">
          <w:delText xml:space="preserve">Meqenëse projekti në përgjithësi ka tentuar të përmbledh sa më shumë detaje, funksione dhe karakteristika, normalisht që është dashur punë dhe kujdes më i madh. </w:delText>
        </w:r>
      </w:del>
      <w:commentRangeEnd w:id="262"/>
      <w:r w:rsidR="00017F2F">
        <w:rPr>
          <w:rStyle w:val="CommentReference"/>
        </w:rPr>
        <w:commentReference w:id="262"/>
      </w:r>
    </w:p>
    <w:p w14:paraId="3A248C61" w14:textId="29935481" w:rsidR="00886BE2" w:rsidRDefault="00886BE2" w:rsidP="00886BE2">
      <w:del w:id="264" w:author="Lule Ahmedi" w:date="2019-11-10T19:57:00Z">
        <w:r w:rsidDel="00017F2F">
          <w:delText>Dihet që p</w:delText>
        </w:r>
      </w:del>
      <w:ins w:id="265" w:author="Lule Ahmedi" w:date="2019-11-10T19:57:00Z">
        <w:r w:rsidR="00017F2F">
          <w:t>P</w:t>
        </w:r>
      </w:ins>
      <w:r>
        <w:t xml:space="preserve">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me njëri tjetrin. Gjithsesi, eksperienca e krijimit të një platforme të tillë në të cilën koordinohen pjesa </w:t>
      </w:r>
      <w:r>
        <w:rPr>
          <w:i/>
          <w:iCs/>
        </w:rPr>
        <w:t xml:space="preserve">frontend </w:t>
      </w:r>
      <w:r>
        <w:t xml:space="preserve">dhe pjesa </w:t>
      </w:r>
      <w:r>
        <w:rPr>
          <w:i/>
          <w:iCs/>
        </w:rPr>
        <w:t xml:space="preserve">backend </w:t>
      </w:r>
      <w:r>
        <w:t>ka qenë e veçantë dhe do të hyjë në përdorim shumë në të ardhmen, pasi në ditët e sotme rrallë herë</w:t>
      </w:r>
      <w:del w:id="266" w:author="Lule Ahmedi" w:date="2019-11-10T19:57:00Z">
        <w:r w:rsidDel="00017F2F">
          <w:delText xml:space="preserve"> </w:delText>
        </w:r>
      </w:del>
      <w:ins w:id="267" w:author="Lule Ahmedi" w:date="2019-11-10T19:57:00Z">
        <w:r w:rsidR="00017F2F">
          <w:t xml:space="preserve"> </w:t>
        </w:r>
      </w:ins>
      <w:r>
        <w:t xml:space="preserve">punohet me </w:t>
      </w:r>
      <w:r>
        <w:rPr>
          <w:i/>
          <w:iCs/>
        </w:rPr>
        <w:t>frontend</w:t>
      </w:r>
      <w:r>
        <w:t xml:space="preserve"> të integruar në skeletin (ang. </w:t>
      </w:r>
      <w:r>
        <w:rPr>
          <w:i/>
          <w:iCs/>
        </w:rPr>
        <w:t xml:space="preserve">framework) </w:t>
      </w:r>
      <w:r>
        <w:t>përkatës.</w:t>
      </w:r>
    </w:p>
    <w:p w14:paraId="272A46DF" w14:textId="77777777" w:rsidR="00886BE2" w:rsidRDefault="00886BE2" w:rsidP="00886BE2">
      <w:r>
        <w:t xml:space="preserve">Gjithsesi, rikthimi në gjuhën programuese </w:t>
      </w:r>
      <w:r>
        <w:rPr>
          <w:i/>
          <w:iCs/>
        </w:rPr>
        <w:t xml:space="preserve">SQL </w:t>
      </w:r>
      <w:r>
        <w:t>ishte sfidues sidomos kur shkruhet në një mënyrë tjetër siç ka qenë Spark Dataset API, nga i cili fjalët kyqe të gjuhës SQL janë funksione në Spark Dataset API.</w:t>
      </w:r>
    </w:p>
    <w:p w14:paraId="1BEDA67D" w14:textId="77777777" w:rsidR="00886BE2" w:rsidRDefault="00886BE2" w:rsidP="00886BE2">
      <w:r>
        <w:t xml:space="preserve">Po ashtu, </w:t>
      </w:r>
      <w:commentRangeStart w:id="268"/>
      <w:r>
        <w:t xml:space="preserve">kënaqësia më e veçantë </w:t>
      </w:r>
      <w:commentRangeEnd w:id="268"/>
      <w:r w:rsidR="00F37F38">
        <w:rPr>
          <w:rStyle w:val="CommentReference"/>
        </w:rPr>
        <w:commentReference w:id="268"/>
      </w:r>
      <w:r>
        <w:t xml:space="preserve">e këtij projekti ka qenë pa dyshim vënia e duarve në gjuhën programuese Scala bashkë me libraritë Spark dhe për mësim të makinës, ku përveç funksioneve të realizuara më sipër, </w:t>
      </w:r>
      <w:commentRangeStart w:id="269"/>
      <w:r>
        <w:t xml:space="preserve">kemi </w:t>
      </w:r>
      <w:commentRangeEnd w:id="269"/>
      <w:r w:rsidR="00F37F38">
        <w:rPr>
          <w:rStyle w:val="CommentReference"/>
        </w:rPr>
        <w:commentReference w:id="269"/>
      </w:r>
      <w:r>
        <w:t xml:space="preserve">tentuar mënjanimin e unazave të shpeshta dhe kodit përsëritës në një kod më konciz dhe më të lexueshëm. Kjo është realizuar sidomos me </w:t>
      </w:r>
      <w:r w:rsidRPr="0081664E">
        <w:rPr>
          <w:i/>
          <w:iCs/>
        </w:rPr>
        <w:t>llambda expressions</w:t>
      </w:r>
      <w:r>
        <w:t xml:space="preserve"> dhe programin funksional ku ka qenë e mundur, pasi Scala shquhet për këto veçori.</w:t>
      </w:r>
    </w:p>
    <w:p w14:paraId="0718DC36" w14:textId="77777777" w:rsidR="00886BE2" w:rsidRDefault="00886BE2" w:rsidP="00886BE2">
      <w:r>
        <w:t xml:space="preserve">Elemente tjera me rëndësi edhe për projektin edhe për të ardhmen kanë qenë përdorimi serioz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5FC4AC14" w14:textId="3867FF4F" w:rsidR="00886BE2" w:rsidDel="007947F2" w:rsidRDefault="00886BE2" w:rsidP="00886BE2">
      <w:pPr>
        <w:rPr>
          <w:del w:id="270" w:author="Lule Ahmedi" w:date="2019-11-10T19:52:00Z"/>
        </w:rPr>
      </w:pPr>
      <w:del w:id="271" w:author="Lule Ahmedi" w:date="2019-11-10T19:52:00Z">
        <w:r w:rsidDel="007947F2">
          <w:delText>Ky projekt ka qenë një shtytje e madhe për ne si në aftësi programuese, ashtu edhe në bashkëpunim. Këto njohuri të fituara gjithsesi që do të ripërdoren në projekte tjera reale e pse jo edhe t’i përhapim në rrethin tonë.</w:delText>
        </w:r>
      </w:del>
      <w:customXmlDelRangeStart w:id="272" w:author="Lule Ahmedi" w:date="2019-11-10T19:52:00Z"/>
      <w:sdt>
        <w:sdtPr>
          <w:id w:val="-1942289051"/>
          <w:citation/>
        </w:sdtPr>
        <w:sdtContent>
          <w:customXmlDelRangeEnd w:id="272"/>
          <w:del w:id="273" w:author="Lule Ahmedi" w:date="2019-11-10T19:52:00Z">
            <w:r w:rsidR="00036B11" w:rsidDel="007947F2">
              <w:fldChar w:fldCharType="begin"/>
            </w:r>
            <w:r w:rsidR="00036B11" w:rsidRPr="003B14BC" w:rsidDel="007947F2">
              <w:rPr>
                <w:rPrChange w:id="274" w:author="Lule Ahmedi" w:date="2019-11-10T19:09:00Z">
                  <w:rPr>
                    <w:lang w:val="en-US"/>
                  </w:rPr>
                </w:rPrChange>
              </w:rPr>
              <w:delInstrText xml:space="preserve"> CITATION Bug17 \l 1033 </w:delInstrText>
            </w:r>
            <w:r w:rsidR="00036B11" w:rsidDel="007947F2">
              <w:fldChar w:fldCharType="separate"/>
            </w:r>
            <w:r w:rsidR="00036B11" w:rsidRPr="003B14BC" w:rsidDel="007947F2">
              <w:rPr>
                <w:noProof/>
                <w:rPrChange w:id="275" w:author="Lule Ahmedi" w:date="2019-11-10T19:09:00Z">
                  <w:rPr>
                    <w:noProof/>
                    <w:lang w:val="en-US"/>
                  </w:rPr>
                </w:rPrChange>
              </w:rPr>
              <w:delText xml:space="preserve"> [16]</w:delText>
            </w:r>
            <w:r w:rsidR="00036B11" w:rsidDel="007947F2">
              <w:fldChar w:fldCharType="end"/>
            </w:r>
          </w:del>
          <w:customXmlDelRangeStart w:id="276" w:author="Lule Ahmedi" w:date="2019-11-10T19:52:00Z"/>
        </w:sdtContent>
      </w:sdt>
      <w:customXmlDelRangeEnd w:id="276"/>
    </w:p>
    <w:p w14:paraId="293779D4" w14:textId="757E2170" w:rsidR="00886BE2" w:rsidDel="007947F2" w:rsidRDefault="00886BE2" w:rsidP="00886BE2">
      <w:pPr>
        <w:rPr>
          <w:del w:id="277" w:author="Lule Ahmedi" w:date="2019-11-10T19:52:00Z"/>
        </w:rPr>
      </w:pPr>
      <w:del w:id="278" w:author="Lule Ahmedi" w:date="2019-11-10T19:52:00Z">
        <w:r w:rsidDel="007947F2">
          <w:delText>Në fund, një falënderim i veçantë i takon familjes dhe kompanisë aktuale në të cilën jam aktualisht, Prime</w:delText>
        </w:r>
        <w:r w:rsidR="00C326F3" w:rsidDel="007947F2">
          <w:delText xml:space="preserve"> </w:delText>
        </w:r>
      </w:del>
      <w:customXmlDelRangeStart w:id="279" w:author="Lule Ahmedi" w:date="2019-11-10T19:52:00Z"/>
      <w:sdt>
        <w:sdtPr>
          <w:id w:val="-114603509"/>
          <w:citation/>
        </w:sdtPr>
        <w:sdtContent>
          <w:customXmlDelRangeEnd w:id="279"/>
          <w:del w:id="280" w:author="Lule Ahmedi" w:date="2019-11-10T19:52:00Z">
            <w:r w:rsidR="00C326F3" w:rsidDel="007947F2">
              <w:fldChar w:fldCharType="begin"/>
            </w:r>
            <w:r w:rsidR="00C326F3" w:rsidRPr="003B14BC" w:rsidDel="007947F2">
              <w:rPr>
                <w:rPrChange w:id="281" w:author="Lule Ahmedi" w:date="2019-11-10T19:09:00Z">
                  <w:rPr>
                    <w:lang w:val="en-US"/>
                  </w:rPr>
                </w:rPrChange>
              </w:rPr>
              <w:delInstrText xml:space="preserve"> CITATION Pri16 \l 1033 </w:delInstrText>
            </w:r>
            <w:r w:rsidR="00C326F3" w:rsidDel="007947F2">
              <w:fldChar w:fldCharType="separate"/>
            </w:r>
            <w:r w:rsidR="00036B11" w:rsidRPr="003B14BC" w:rsidDel="007947F2">
              <w:rPr>
                <w:noProof/>
                <w:rPrChange w:id="282" w:author="Lule Ahmedi" w:date="2019-11-10T19:09:00Z">
                  <w:rPr>
                    <w:noProof/>
                    <w:lang w:val="en-US"/>
                  </w:rPr>
                </w:rPrChange>
              </w:rPr>
              <w:delText>[17]</w:delText>
            </w:r>
            <w:r w:rsidR="00C326F3" w:rsidDel="007947F2">
              <w:fldChar w:fldCharType="end"/>
            </w:r>
          </w:del>
          <w:customXmlDelRangeStart w:id="283" w:author="Lule Ahmedi" w:date="2019-11-10T19:52:00Z"/>
        </w:sdtContent>
      </w:sdt>
      <w:customXmlDelRangeEnd w:id="283"/>
      <w:del w:id="284" w:author="Lule Ahmedi" w:date="2019-11-10T19:52:00Z">
        <w:r w:rsidDel="007947F2">
          <w:delText>, posaçërisht mentorit Endrit Bytyqi për ndihmesën dhe mbështetjen e vazhdueshme përgjatë këtyre muajve.</w:delText>
        </w:r>
      </w:del>
    </w:p>
    <w:p w14:paraId="012FDAC5" w14:textId="07FCDE77" w:rsidR="00227B81" w:rsidRDefault="007947F2" w:rsidP="00886BE2">
      <w:r>
        <w:rPr>
          <w:rStyle w:val="CommentReference"/>
        </w:rPr>
        <w:commentReference w:id="285"/>
      </w:r>
    </w:p>
    <w:p w14:paraId="0AEF2B0A" w14:textId="0878C406" w:rsidR="00227B81" w:rsidRDefault="00227B81" w:rsidP="00886BE2"/>
    <w:p w14:paraId="1C04E02A" w14:textId="3E6FEA71" w:rsidR="00227B81" w:rsidRDefault="00227B81" w:rsidP="00886BE2"/>
    <w:p w14:paraId="6681D96D" w14:textId="28133931" w:rsidR="00227B81" w:rsidRDefault="00227B81" w:rsidP="00886BE2"/>
    <w:p w14:paraId="0AD9DAF3" w14:textId="7D8B8EF5" w:rsidR="00227B81" w:rsidRPr="00F45960" w:rsidRDefault="003541D8" w:rsidP="00272802">
      <w:pPr>
        <w:jc w:val="left"/>
      </w:pPr>
      <w:r>
        <w:br w:type="page"/>
      </w:r>
    </w:p>
    <w:bookmarkStart w:id="286" w:name="_Toc23844165"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18163E">
          <w:pPr>
            <w:pStyle w:val="Heading1"/>
          </w:pPr>
          <w:r w:rsidRPr="00F45960">
            <w:t>References</w:t>
          </w:r>
          <w:bookmarkEnd w:id="286"/>
        </w:p>
        <w:sdt>
          <w:sdtPr>
            <w:id w:val="-573587230"/>
            <w:bibliography/>
          </w:sdtPr>
          <w:sdtContent>
            <w:p w14:paraId="48B95F5D" w14:textId="77777777" w:rsidR="00036B11" w:rsidRDefault="005978B1" w:rsidP="00717169">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pPr>
                      <w:pStyle w:val="Bibliography"/>
                      <w:rPr>
                        <w:noProof/>
                        <w:sz w:val="24"/>
                        <w:szCs w:val="24"/>
                      </w:rPr>
                    </w:pPr>
                    <w:r>
                      <w:rPr>
                        <w:noProof/>
                      </w:rPr>
                      <w:t xml:space="preserve">[1] </w:t>
                    </w:r>
                  </w:p>
                </w:tc>
                <w:tc>
                  <w:tcPr>
                    <w:tcW w:w="4014" w:type="pct"/>
                    <w:hideMark/>
                  </w:tcPr>
                  <w:p w14:paraId="3F2F44AA" w14:textId="77777777" w:rsidR="00036B11" w:rsidRDefault="00036B11">
                    <w:pPr>
                      <w:pStyle w:val="Bibliography"/>
                      <w:rPr>
                        <w:noProof/>
                      </w:rPr>
                    </w:pPr>
                    <w:r>
                      <w:rPr>
                        <w:noProof/>
                      </w:rPr>
                      <w:t xml:space="preserve">P. Norvig dhe S. J. Russell, Artificial Intelligence: A Modern Approach, Harlow, United Kingdom: Prentice Hall, 2009. </w:t>
                    </w:r>
                  </w:p>
                </w:tc>
              </w:tr>
              <w:tr w:rsidR="00036B11" w14:paraId="51950F9D" w14:textId="77777777" w:rsidTr="00036B11">
                <w:trPr>
                  <w:divId w:val="1509173659"/>
                  <w:tblCellSpacing w:w="15" w:type="dxa"/>
                </w:trPr>
                <w:tc>
                  <w:tcPr>
                    <w:tcW w:w="938" w:type="pct"/>
                    <w:hideMark/>
                  </w:tcPr>
                  <w:p w14:paraId="635F4506" w14:textId="77777777" w:rsidR="00036B11" w:rsidRDefault="00036B11">
                    <w:pPr>
                      <w:pStyle w:val="Bibliography"/>
                      <w:rPr>
                        <w:noProof/>
                      </w:rPr>
                    </w:pPr>
                    <w:r>
                      <w:rPr>
                        <w:noProof/>
                      </w:rPr>
                      <w:t xml:space="preserve">[2] </w:t>
                    </w:r>
                  </w:p>
                </w:tc>
                <w:tc>
                  <w:tcPr>
                    <w:tcW w:w="4014" w:type="pct"/>
                    <w:hideMark/>
                  </w:tcPr>
                  <w:p w14:paraId="58E7D9A2" w14:textId="77777777" w:rsidR="00036B11" w:rsidRDefault="00036B11">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pPr>
                      <w:pStyle w:val="Bibliography"/>
                      <w:rPr>
                        <w:noProof/>
                      </w:rPr>
                    </w:pPr>
                    <w:r>
                      <w:rPr>
                        <w:noProof/>
                      </w:rPr>
                      <w:t xml:space="preserve">[3] </w:t>
                    </w:r>
                  </w:p>
                </w:tc>
                <w:tc>
                  <w:tcPr>
                    <w:tcW w:w="4014" w:type="pct"/>
                    <w:hideMark/>
                  </w:tcPr>
                  <w:p w14:paraId="2C674004" w14:textId="77777777" w:rsidR="00036B11" w:rsidRDefault="00036B11">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pPr>
                      <w:pStyle w:val="Bibliography"/>
                      <w:rPr>
                        <w:noProof/>
                      </w:rPr>
                    </w:pPr>
                    <w:r>
                      <w:rPr>
                        <w:noProof/>
                      </w:rPr>
                      <w:t xml:space="preserve">[4] </w:t>
                    </w:r>
                  </w:p>
                </w:tc>
                <w:tc>
                  <w:tcPr>
                    <w:tcW w:w="4014" w:type="pct"/>
                    <w:hideMark/>
                  </w:tcPr>
                  <w:p w14:paraId="1235D380" w14:textId="77777777" w:rsidR="00036B11" w:rsidRDefault="00036B11">
                    <w:pPr>
                      <w:pStyle w:val="Bibliography"/>
                      <w:rPr>
                        <w:noProof/>
                      </w:rPr>
                    </w:pPr>
                    <w:r>
                      <w:rPr>
                        <w:noProof/>
                      </w:rPr>
                      <w:t xml:space="preserve">P. R. S. J. Norvig, «Artificial Intelligence: A Modern Approach,» në </w:t>
                    </w:r>
                    <w:r>
                      <w:rPr>
                        <w:i/>
                        <w:iCs/>
                        <w:noProof/>
                      </w:rPr>
                      <w:t>Artificial Intelligence: A Modern Approach</w:t>
                    </w:r>
                    <w:r>
                      <w:rPr>
                        <w:noProof/>
                      </w:rPr>
                      <w:t>,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pPr>
                      <w:pStyle w:val="Bibliography"/>
                      <w:rPr>
                        <w:noProof/>
                      </w:rPr>
                    </w:pPr>
                    <w:r>
                      <w:rPr>
                        <w:noProof/>
                      </w:rPr>
                      <w:t xml:space="preserve">[5] </w:t>
                    </w:r>
                  </w:p>
                </w:tc>
                <w:tc>
                  <w:tcPr>
                    <w:tcW w:w="4014" w:type="pct"/>
                    <w:hideMark/>
                  </w:tcPr>
                  <w:p w14:paraId="331E36CA" w14:textId="77777777" w:rsidR="00036B11" w:rsidRDefault="00036B11">
                    <w:pPr>
                      <w:pStyle w:val="Bibliography"/>
                      <w:rPr>
                        <w:noProof/>
                      </w:rPr>
                    </w:pPr>
                    <w:r>
                      <w:rPr>
                        <w:noProof/>
                      </w:rPr>
                      <w:t>J. R. Quinlan, «Wikipedia,» University of Sydney, 1975. [Në linjë]. Available: https://en.wikipedia.org/wiki/Decision_tree_learning. [Qasja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pPr>
                      <w:pStyle w:val="Bibliography"/>
                      <w:rPr>
                        <w:noProof/>
                      </w:rPr>
                    </w:pPr>
                    <w:r>
                      <w:rPr>
                        <w:noProof/>
                      </w:rPr>
                      <w:t xml:space="preserve">[6] </w:t>
                    </w:r>
                  </w:p>
                </w:tc>
                <w:tc>
                  <w:tcPr>
                    <w:tcW w:w="4014" w:type="pct"/>
                    <w:hideMark/>
                  </w:tcPr>
                  <w:p w14:paraId="676BD0B5" w14:textId="77777777" w:rsidR="00036B11" w:rsidRDefault="00036B11">
                    <w:pPr>
                      <w:pStyle w:val="Bibliography"/>
                      <w:rPr>
                        <w:noProof/>
                      </w:rPr>
                    </w:pPr>
                    <w:r>
                      <w:rPr>
                        <w:noProof/>
                      </w:rPr>
                      <w:t>Bayes, «Wikipedia,» [Në linjë]. Available: https://en.wikipedia.org/wiki/Naive_Bayes_classifier. [Qasja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pPr>
                      <w:pStyle w:val="Bibliography"/>
                      <w:rPr>
                        <w:noProof/>
                      </w:rPr>
                    </w:pPr>
                    <w:r>
                      <w:rPr>
                        <w:noProof/>
                      </w:rPr>
                      <w:t xml:space="preserve">[7] </w:t>
                    </w:r>
                  </w:p>
                </w:tc>
                <w:tc>
                  <w:tcPr>
                    <w:tcW w:w="4014" w:type="pct"/>
                    <w:hideMark/>
                  </w:tcPr>
                  <w:p w14:paraId="32C0C191" w14:textId="77777777" w:rsidR="00036B11" w:rsidRDefault="00036B11">
                    <w:pPr>
                      <w:pStyle w:val="Bibliography"/>
                      <w:rPr>
                        <w:noProof/>
                      </w:rPr>
                    </w:pPr>
                    <w:r>
                      <w:rPr>
                        <w:noProof/>
                      </w:rPr>
                      <w:t>Ho dhe . L. Breiman, «Wikipedia,» 1995. [Në linjë]. Available: https://en.wikipedia.org/wiki/Random_forest. [Qasja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pPr>
                      <w:pStyle w:val="Bibliography"/>
                      <w:rPr>
                        <w:noProof/>
                      </w:rPr>
                    </w:pPr>
                    <w:r>
                      <w:rPr>
                        <w:noProof/>
                      </w:rPr>
                      <w:t xml:space="preserve">[8] </w:t>
                    </w:r>
                  </w:p>
                </w:tc>
                <w:tc>
                  <w:tcPr>
                    <w:tcW w:w="4014" w:type="pct"/>
                    <w:hideMark/>
                  </w:tcPr>
                  <w:p w14:paraId="2877422D" w14:textId="77777777" w:rsidR="00036B11" w:rsidRDefault="00036B11">
                    <w:pPr>
                      <w:pStyle w:val="Bibliography"/>
                      <w:rPr>
                        <w:noProof/>
                      </w:rPr>
                    </w:pPr>
                    <w:r>
                      <w:rPr>
                        <w:noProof/>
                      </w:rPr>
                      <w:t>Valve, «Steam,» 8 October 2016. [Në linjë]. Available: https://steamcommunity.com/dev. [Qasja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pPr>
                      <w:pStyle w:val="Bibliography"/>
                      <w:rPr>
                        <w:noProof/>
                      </w:rPr>
                    </w:pPr>
                    <w:r>
                      <w:rPr>
                        <w:noProof/>
                      </w:rPr>
                      <w:t xml:space="preserve">[9] </w:t>
                    </w:r>
                  </w:p>
                </w:tc>
                <w:tc>
                  <w:tcPr>
                    <w:tcW w:w="4014" w:type="pct"/>
                    <w:hideMark/>
                  </w:tcPr>
                  <w:p w14:paraId="072A62DF" w14:textId="77777777" w:rsidR="00036B11" w:rsidRDefault="00036B11">
                    <w:pPr>
                      <w:pStyle w:val="Bibliography"/>
                      <w:rPr>
                        <w:noProof/>
                      </w:rPr>
                    </w:pPr>
                    <w:r>
                      <w:rPr>
                        <w:noProof/>
                      </w:rPr>
                      <w:t>neilatsyracuse, «Reddit,» Reddit, 2018. [Në linjë]. Available: https://www.reddit.com/r/DotA2/comments/7yzlu4/dota2_api/. [Qasja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pPr>
                      <w:pStyle w:val="Bibliography"/>
                      <w:rPr>
                        <w:noProof/>
                      </w:rPr>
                    </w:pPr>
                    <w:r>
                      <w:rPr>
                        <w:noProof/>
                      </w:rPr>
                      <w:t xml:space="preserve">[10] </w:t>
                    </w:r>
                  </w:p>
                </w:tc>
                <w:tc>
                  <w:tcPr>
                    <w:tcW w:w="4014" w:type="pct"/>
                    <w:hideMark/>
                  </w:tcPr>
                  <w:p w14:paraId="231C36F7" w14:textId="77777777" w:rsidR="00036B11" w:rsidRDefault="00036B11">
                    <w:pPr>
                      <w:pStyle w:val="Bibliography"/>
                      <w:rPr>
                        <w:noProof/>
                      </w:rPr>
                    </w:pPr>
                    <w:r>
                      <w:rPr>
                        <w:noProof/>
                      </w:rPr>
                      <w:t>S. Steam Developers, «Steam,» 12 September 2003. [Në linjë]. Available: https://steamcommunity.com/dev. [Qasja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pPr>
                      <w:pStyle w:val="Bibliography"/>
                      <w:rPr>
                        <w:noProof/>
                      </w:rPr>
                    </w:pPr>
                    <w:r>
                      <w:rPr>
                        <w:noProof/>
                      </w:rPr>
                      <w:t xml:space="preserve">[11] </w:t>
                    </w:r>
                  </w:p>
                </w:tc>
                <w:tc>
                  <w:tcPr>
                    <w:tcW w:w="4014" w:type="pct"/>
                    <w:hideMark/>
                  </w:tcPr>
                  <w:p w14:paraId="3B4BBD24" w14:textId="77777777" w:rsidR="00036B11" w:rsidRDefault="00036B11">
                    <w:pPr>
                      <w:pStyle w:val="Bibliography"/>
                      <w:rPr>
                        <w:noProof/>
                      </w:rPr>
                    </w:pPr>
                    <w:r>
                      <w:rPr>
                        <w:noProof/>
                      </w:rPr>
                      <w:t>«w3school,» w3, 2019. [Në linjë]. Available: https://www.w3schools.com/js/js_json_intro.asp. [Qasja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pPr>
                      <w:pStyle w:val="Bibliography"/>
                      <w:rPr>
                        <w:noProof/>
                      </w:rPr>
                    </w:pPr>
                    <w:r>
                      <w:rPr>
                        <w:noProof/>
                      </w:rPr>
                      <w:t xml:space="preserve">[12] </w:t>
                    </w:r>
                  </w:p>
                </w:tc>
                <w:tc>
                  <w:tcPr>
                    <w:tcW w:w="4014" w:type="pct"/>
                    <w:hideMark/>
                  </w:tcPr>
                  <w:p w14:paraId="316A7989" w14:textId="77777777" w:rsidR="00036B11" w:rsidRDefault="00036B11">
                    <w:pPr>
                      <w:pStyle w:val="Bibliography"/>
                      <w:rPr>
                        <w:noProof/>
                      </w:rPr>
                    </w:pPr>
                    <w:r>
                      <w:rPr>
                        <w:noProof/>
                      </w:rPr>
                      <w:t>«Github,» Google, 22 May 2008. [Në linjë]. Available: https://github.com/google/gson. [Qasja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pPr>
                      <w:pStyle w:val="Bibliography"/>
                      <w:rPr>
                        <w:noProof/>
                      </w:rPr>
                    </w:pPr>
                    <w:r>
                      <w:rPr>
                        <w:noProof/>
                      </w:rPr>
                      <w:t xml:space="preserve">[13] </w:t>
                    </w:r>
                  </w:p>
                </w:tc>
                <w:tc>
                  <w:tcPr>
                    <w:tcW w:w="4014" w:type="pct"/>
                    <w:hideMark/>
                  </w:tcPr>
                  <w:p w14:paraId="54D4DB18" w14:textId="77777777" w:rsidR="00036B11" w:rsidRDefault="00036B11">
                    <w:pPr>
                      <w:pStyle w:val="Bibliography"/>
                      <w:rPr>
                        <w:noProof/>
                      </w:rPr>
                    </w:pPr>
                    <w:r>
                      <w:rPr>
                        <w:noProof/>
                      </w:rPr>
                      <w:t>Oracle, «Wikipedia,» OpenJDK, 8 May 2007. [Në linjë]. Available: https://en.wikipedia.org/wiki/Java_virtual_machine. [Qasja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pPr>
                      <w:pStyle w:val="Bibliography"/>
                      <w:rPr>
                        <w:noProof/>
                      </w:rPr>
                    </w:pPr>
                    <w:r>
                      <w:rPr>
                        <w:noProof/>
                      </w:rPr>
                      <w:lastRenderedPageBreak/>
                      <w:t xml:space="preserve">[14] </w:t>
                    </w:r>
                  </w:p>
                </w:tc>
                <w:tc>
                  <w:tcPr>
                    <w:tcW w:w="4014" w:type="pct"/>
                    <w:hideMark/>
                  </w:tcPr>
                  <w:p w14:paraId="2D43E4C7" w14:textId="77777777" w:rsidR="00036B11" w:rsidRDefault="00036B11">
                    <w:pPr>
                      <w:pStyle w:val="Bibliography"/>
                      <w:rPr>
                        <w:noProof/>
                      </w:rPr>
                    </w:pPr>
                    <w:r>
                      <w:rPr>
                        <w:noProof/>
                      </w:rPr>
                      <w:t>«Jetbrains,» JetBrains, 1 January 2001. [Në linjë]. Available: https://www.jetbrains.com/help/idea/2016.1/intellij-idea-help.pdf. [Qasja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pPr>
                      <w:pStyle w:val="Bibliography"/>
                      <w:rPr>
                        <w:noProof/>
                      </w:rPr>
                    </w:pPr>
                    <w:r>
                      <w:rPr>
                        <w:noProof/>
                      </w:rPr>
                      <w:t xml:space="preserve">[15] </w:t>
                    </w:r>
                  </w:p>
                </w:tc>
                <w:tc>
                  <w:tcPr>
                    <w:tcW w:w="4014" w:type="pct"/>
                    <w:hideMark/>
                  </w:tcPr>
                  <w:p w14:paraId="7D9CDEA5" w14:textId="77777777" w:rsidR="00036B11" w:rsidRDefault="00036B11">
                    <w:pPr>
                      <w:pStyle w:val="Bibliography"/>
                      <w:rPr>
                        <w:noProof/>
                      </w:rPr>
                    </w:pPr>
                    <w:r>
                      <w:rPr>
                        <w:noProof/>
                      </w:rPr>
                      <w:t>M. Zaharia, «Apache Spark,» 9 September 2019. [Në linjë]. Available: https://spark.apache.org/docs/latest/ml-features. [Qasja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pPr>
                      <w:pStyle w:val="Bibliography"/>
                      <w:rPr>
                        <w:noProof/>
                      </w:rPr>
                    </w:pPr>
                    <w:r>
                      <w:rPr>
                        <w:noProof/>
                      </w:rPr>
                      <w:t xml:space="preserve">[16] </w:t>
                    </w:r>
                  </w:p>
                </w:tc>
                <w:tc>
                  <w:tcPr>
                    <w:tcW w:w="4014" w:type="pct"/>
                    <w:hideMark/>
                  </w:tcPr>
                  <w:p w14:paraId="3E402F24" w14:textId="77777777" w:rsidR="00036B11" w:rsidRDefault="00036B11">
                    <w:pPr>
                      <w:pStyle w:val="Bibliography"/>
                      <w:rPr>
                        <w:noProof/>
                      </w:rPr>
                    </w:pPr>
                    <w:r>
                      <w:rPr>
                        <w:noProof/>
                      </w:rPr>
                      <w:t xml:space="preserve">P. Bugnion, P. R. Nicolas dhe A. Kozlov, Scala: Applied Machine Learning, Packt Publishing, 2017. </w:t>
                    </w:r>
                  </w:p>
                </w:tc>
              </w:tr>
              <w:tr w:rsidR="00036B11" w14:paraId="516C49A7" w14:textId="77777777" w:rsidTr="00036B11">
                <w:trPr>
                  <w:divId w:val="1509173659"/>
                  <w:tblCellSpacing w:w="15" w:type="dxa"/>
                </w:trPr>
                <w:tc>
                  <w:tcPr>
                    <w:tcW w:w="938" w:type="pct"/>
                    <w:hideMark/>
                  </w:tcPr>
                  <w:p w14:paraId="7BAEE3EF" w14:textId="77777777" w:rsidR="00036B11" w:rsidRDefault="00036B11">
                    <w:pPr>
                      <w:pStyle w:val="Bibliography"/>
                      <w:rPr>
                        <w:noProof/>
                      </w:rPr>
                    </w:pPr>
                    <w:r>
                      <w:rPr>
                        <w:noProof/>
                      </w:rPr>
                      <w:t xml:space="preserve">[17] </w:t>
                    </w:r>
                  </w:p>
                </w:tc>
                <w:tc>
                  <w:tcPr>
                    <w:tcW w:w="4014" w:type="pct"/>
                    <w:hideMark/>
                  </w:tcPr>
                  <w:p w14:paraId="7F6B4613" w14:textId="77777777" w:rsidR="00036B11" w:rsidRDefault="00036B11">
                    <w:pPr>
                      <w:pStyle w:val="Bibliography"/>
                      <w:rPr>
                        <w:noProof/>
                      </w:rPr>
                    </w:pPr>
                    <w:r>
                      <w:rPr>
                        <w:noProof/>
                      </w:rPr>
                      <w:t>Prime, «Prime,» Prime, November 2016. [Në linjë]. Available: https://goprime.io/. [Qasja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pPr>
                      <w:pStyle w:val="Bibliography"/>
                      <w:rPr>
                        <w:noProof/>
                      </w:rPr>
                    </w:pPr>
                    <w:r>
                      <w:rPr>
                        <w:noProof/>
                      </w:rPr>
                      <w:t xml:space="preserve">[18] </w:t>
                    </w:r>
                  </w:p>
                </w:tc>
                <w:tc>
                  <w:tcPr>
                    <w:tcW w:w="4014" w:type="pct"/>
                    <w:hideMark/>
                  </w:tcPr>
                  <w:p w14:paraId="6DD94039" w14:textId="77777777" w:rsidR="00036B11" w:rsidRDefault="00036B11">
                    <w:pPr>
                      <w:pStyle w:val="Bibliography"/>
                      <w:rPr>
                        <w:noProof/>
                      </w:rPr>
                    </w:pPr>
                    <w:r>
                      <w:rPr>
                        <w:noProof/>
                      </w:rPr>
                      <w:t xml:space="preserve">Databricks, The Data Scientist's Guide to Apache Spark™, Berkley: Apache Spark, 2019. </w:t>
                    </w:r>
                  </w:p>
                </w:tc>
              </w:tr>
            </w:tbl>
            <w:p w14:paraId="07DF2391" w14:textId="77777777" w:rsidR="00036B11" w:rsidRDefault="00036B11">
              <w:pPr>
                <w:divId w:val="1509173659"/>
                <w:rPr>
                  <w:rFonts w:eastAsia="Times New Roman"/>
                  <w:noProof/>
                </w:rPr>
              </w:pPr>
            </w:p>
            <w:p w14:paraId="6549037D" w14:textId="218417E9" w:rsidR="004E394F" w:rsidRPr="00F45960" w:rsidRDefault="005978B1" w:rsidP="00717169">
              <w:r w:rsidRPr="00F45960">
                <w:rPr>
                  <w:b/>
                  <w:bCs/>
                  <w:noProof/>
                </w:rPr>
                <w:fldChar w:fldCharType="end"/>
              </w:r>
            </w:p>
          </w:sdtContent>
        </w:sdt>
      </w:sdtContent>
    </w:sdt>
    <w:sectPr w:rsidR="004E394F" w:rsidRPr="00F45960" w:rsidSect="00793999">
      <w:headerReference w:type="default" r:id="rId53"/>
      <w:footerReference w:type="default" r:id="rId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Lule Ahmedi" w:date="2019-11-10T19:13:00Z" w:initials="LA">
    <w:p w14:paraId="19393272" w14:textId="1D5A9702" w:rsidR="003E5AC6" w:rsidRDefault="003E5AC6">
      <w:pPr>
        <w:pStyle w:val="CommentText"/>
      </w:pPr>
      <w:r>
        <w:rPr>
          <w:rStyle w:val="CommentReference"/>
        </w:rPr>
        <w:annotationRef/>
      </w:r>
      <w:r>
        <w:t>Te largohet si seksion i temes; Pjese te saj ne seksione tjera ne punim sikukr sygjeroget ne vazhdim</w:t>
      </w:r>
    </w:p>
  </w:comment>
  <w:comment w:id="5" w:author="Lule Ahmedi" w:date="2019-11-10T19:18:00Z" w:initials="LA">
    <w:p w14:paraId="354DD1BA" w14:textId="02E2E789" w:rsidR="003E5AC6" w:rsidRDefault="003E5AC6">
      <w:pPr>
        <w:pStyle w:val="CommentText"/>
      </w:pPr>
      <w:r>
        <w:rPr>
          <w:rStyle w:val="CommentReference"/>
        </w:rPr>
        <w:annotationRef/>
      </w:r>
      <w:r>
        <w:t>Keto dy paragrafe i takojne kapitullit “Hyrja” – te zhvendosen ne ate kapitull</w:t>
      </w:r>
    </w:p>
  </w:comment>
  <w:comment w:id="38" w:author="Lule Ahmedi" w:date="2019-11-10T19:29:00Z" w:initials="LA">
    <w:p w14:paraId="214D9C13" w14:textId="28C92E58" w:rsidR="003E5AC6" w:rsidRDefault="003E5AC6">
      <w:pPr>
        <w:pStyle w:val="CommentText"/>
      </w:pPr>
      <w:r>
        <w:rPr>
          <w:rStyle w:val="CommentReference"/>
        </w:rPr>
        <w:annotationRef/>
      </w:r>
      <w:r>
        <w:t>Paraprij me nje fjali qe tregon per cfare keto tri qasje, dicka si “Ekzistojne disa qasje te .. sic paraqiten ne vazhdim:”</w:t>
      </w:r>
    </w:p>
  </w:comment>
  <w:comment w:id="41" w:author="Lule Ahmedi" w:date="2019-11-10T19:31:00Z" w:initials="LA">
    <w:p w14:paraId="4F1CA8C9" w14:textId="60436A0D" w:rsidR="003E5AC6" w:rsidRDefault="003E5AC6">
      <w:pPr>
        <w:pStyle w:val="CommentText"/>
      </w:pPr>
      <w:r>
        <w:rPr>
          <w:rStyle w:val="CommentReference"/>
        </w:rPr>
        <w:annotationRef/>
      </w:r>
      <w:r>
        <w:t>Kjo deri me tani ne kete kapitull jane Motivimi. Mungojne pjeset si Definimi i Problemit, Zgjidhja e Propozuar (kjo natyrisht ne vija te trasha, meqe detalet ne punim ne vazhdim te tij), Struktura e Punimit (ketu sqarimi se cfare kapituj jane tutje dhe cfare permban secili prej tyre ne nga nje fjali).</w:t>
      </w:r>
    </w:p>
  </w:comment>
  <w:comment w:id="47" w:author="Lule Ahmedi" w:date="2019-11-12T21:02:00Z" w:initials="LA">
    <w:p w14:paraId="717E543C" w14:textId="3008C90A" w:rsidR="003E5AC6" w:rsidRDefault="003E5AC6">
      <w:pPr>
        <w:pStyle w:val="CommentText"/>
      </w:pPr>
      <w:r>
        <w:rPr>
          <w:rStyle w:val="CommentReference"/>
        </w:rPr>
        <w:annotationRef/>
      </w:r>
      <w:r>
        <w:t>Ketu besoj duhet emeruar kapitullin dicka si “Inteligjenca artificiale – Klasifikimi si mesim me mbikqyrje”</w:t>
      </w:r>
    </w:p>
  </w:comment>
  <w:comment w:id="53" w:author="Lule Ahmedi" w:date="2019-11-10T21:11:00Z" w:initials="LA">
    <w:p w14:paraId="0A507E15" w14:textId="2FC78ADB" w:rsidR="003E5AC6" w:rsidRDefault="003E5AC6">
      <w:pPr>
        <w:pStyle w:val="CommentText"/>
      </w:pPr>
      <w:r>
        <w:rPr>
          <w:rStyle w:val="CommentReference"/>
        </w:rPr>
        <w:annotationRef/>
      </w:r>
      <w:r>
        <w:t>Te zhvendoset si fjali e re dicka si “Ne kete punim do te hyje ne pune te mesuarit me mbikqyrje ..” ne paragrafin vijues (mu para “Qellimi i mesimit ..”).</w:t>
      </w:r>
    </w:p>
  </w:comment>
  <w:comment w:id="56" w:author="Lule Ahmedi" w:date="2019-11-10T19:34:00Z" w:initials="LA">
    <w:p w14:paraId="53A3EEE0" w14:textId="0F3A62A9" w:rsidR="003E5AC6" w:rsidRDefault="003E5AC6">
      <w:pPr>
        <w:pStyle w:val="CommentText"/>
      </w:pPr>
      <w:r>
        <w:rPr>
          <w:rStyle w:val="CommentReference"/>
        </w:rPr>
        <w:annotationRef/>
      </w:r>
      <w:r>
        <w:t>Referimi tek figurat, tabelat, seksionet, .., te behet ne formatin “Fig. 1” apo “Tab 2”, .., gjuthkund ne punim.  Emertimi i figures gjegjesisht tabeles ne vete figuren apo tabelen</w:t>
      </w:r>
    </w:p>
  </w:comment>
  <w:comment w:id="58" w:author="Lule Ahmedi" w:date="2019-11-10T19:43:00Z" w:initials="LA">
    <w:p w14:paraId="50D7D4AF" w14:textId="2DF3B000" w:rsidR="003E5AC6" w:rsidRDefault="003E5AC6" w:rsidP="007947F2">
      <w:pPr>
        <w:pStyle w:val="CommentText"/>
        <w:numPr>
          <w:ilvl w:val="0"/>
          <w:numId w:val="25"/>
        </w:numPr>
      </w:pPr>
      <w:r>
        <w:rPr>
          <w:rStyle w:val="CommentReference"/>
        </w:rPr>
        <w:annotationRef/>
      </w:r>
      <w:r>
        <w:t xml:space="preserve">“ateheregjej” te ndahet ne dy fjale </w:t>
      </w:r>
    </w:p>
    <w:p w14:paraId="44736C13" w14:textId="4A4B5142" w:rsidR="003E5AC6" w:rsidRDefault="003E5AC6" w:rsidP="007947F2">
      <w:pPr>
        <w:pStyle w:val="CommentText"/>
        <w:numPr>
          <w:ilvl w:val="0"/>
          <w:numId w:val="25"/>
        </w:numPr>
      </w:pPr>
      <w:r>
        <w:t>“i” perse i ngjyrosur me te kalter!</w:t>
      </w:r>
    </w:p>
  </w:comment>
  <w:comment w:id="61" w:author="Lule Ahmedi" w:date="2019-11-10T19:45:00Z" w:initials="LA">
    <w:p w14:paraId="7A4ED9C9" w14:textId="7744BE45" w:rsidR="003E5AC6" w:rsidRDefault="003E5AC6">
      <w:pPr>
        <w:pStyle w:val="CommentText"/>
      </w:pPr>
      <w:r>
        <w:rPr>
          <w:rStyle w:val="CommentReference"/>
        </w:rPr>
        <w:annotationRef/>
      </w:r>
      <w:r>
        <w:t>Distanca nga figura te zvogelohet – gjuthkund ne punim tek figurat</w:t>
      </w:r>
    </w:p>
  </w:comment>
  <w:comment w:id="71" w:author="Lule Ahmedi" w:date="2019-11-10T22:38:00Z" w:initials="LA">
    <w:p w14:paraId="4A7D54E5" w14:textId="6D223CE1" w:rsidR="003E5AC6" w:rsidRDefault="003E5AC6">
      <w:pPr>
        <w:pStyle w:val="CommentText"/>
      </w:pPr>
      <w:r>
        <w:rPr>
          <w:rStyle w:val="CommentReference"/>
        </w:rPr>
        <w:annotationRef/>
      </w:r>
      <w:r>
        <w:t>Pemet e vendim-marrjes</w:t>
      </w:r>
    </w:p>
    <w:p w14:paraId="3193BA76" w14:textId="452EBADE" w:rsidR="003E5AC6" w:rsidRDefault="003E5AC6">
      <w:pPr>
        <w:pStyle w:val="CommentText"/>
      </w:pPr>
      <w:r>
        <w:t>Papritmas flitet per Decision Trees! Te paraprihen me nje paragraf qe njofton se ne vijim do te prezentohen shkurtimitsh keto algoritme te klasifikimit</w:t>
      </w:r>
    </w:p>
  </w:comment>
  <w:comment w:id="74" w:author="Lule Ahmedi" w:date="2019-11-10T21:20:00Z" w:initials="LA">
    <w:p w14:paraId="1A755B34" w14:textId="6418A05B" w:rsidR="003E5AC6" w:rsidRDefault="003E5AC6">
      <w:pPr>
        <w:pStyle w:val="CommentText"/>
      </w:pPr>
      <w:r>
        <w:rPr>
          <w:rStyle w:val="CommentReference"/>
        </w:rPr>
        <w:annotationRef/>
      </w:r>
      <w:r>
        <w:t>Sqaro ne tekst figuren – gjithkund ne punim figurat patjeter duhet jo vetem referuar, por edhe sqaruar permbajtja e tyre</w:t>
      </w:r>
    </w:p>
  </w:comment>
  <w:comment w:id="81" w:author="Lule Ahmedi" w:date="2019-11-10T21:22:00Z" w:initials="LA">
    <w:p w14:paraId="1FCCC1C4" w14:textId="5A3F0DAA" w:rsidR="003E5AC6" w:rsidRDefault="003E5AC6">
      <w:pPr>
        <w:pStyle w:val="CommentText"/>
      </w:pPr>
      <w:r>
        <w:rPr>
          <w:rStyle w:val="CommentReference"/>
        </w:rPr>
        <w:annotationRef/>
      </w:r>
      <w:r>
        <w:t>Kjo informate jo te permendet terthorazi (brenda kllapave), por te jipet qarte dhe me kujdes, ndoshta me vone pasi te jete sqaruar ky algoritem</w:t>
      </w:r>
    </w:p>
  </w:comment>
  <w:comment w:id="108" w:author="Lule Ahmedi" w:date="2019-11-10T22:40:00Z" w:initials="LA">
    <w:p w14:paraId="59881C65" w14:textId="4BFDCFE2" w:rsidR="003E5AC6" w:rsidRDefault="003E5AC6">
      <w:pPr>
        <w:pStyle w:val="CommentText"/>
      </w:pPr>
      <w:r>
        <w:rPr>
          <w:rStyle w:val="CommentReference"/>
        </w:rPr>
        <w:annotationRef/>
      </w:r>
      <w:r>
        <w:t>Te largohet kudo nga punimi</w:t>
      </w:r>
    </w:p>
  </w:comment>
  <w:comment w:id="110" w:author="Lule Ahmedi" w:date="2019-11-10T22:42:00Z" w:initials="LA">
    <w:p w14:paraId="631CEF22" w14:textId="12D714E2" w:rsidR="003E5AC6" w:rsidRDefault="003E5AC6">
      <w:pPr>
        <w:pStyle w:val="CommentText"/>
      </w:pPr>
      <w:r>
        <w:rPr>
          <w:rStyle w:val="CommentReference"/>
        </w:rPr>
        <w:annotationRef/>
      </w:r>
      <w:r>
        <w:t>Te dallohet emertimi kur behet klasifikimi nga ai kur perdoret klasterimi – gjithkund ne punim</w:t>
      </w:r>
    </w:p>
  </w:comment>
  <w:comment w:id="118" w:author="Lule Ahmedi" w:date="2019-11-10T22:48:00Z" w:initials="LA">
    <w:p w14:paraId="5267A8AC" w14:textId="458E925C" w:rsidR="003E5AC6" w:rsidRDefault="003E5AC6">
      <w:pPr>
        <w:pStyle w:val="CommentText"/>
      </w:pPr>
      <w:r>
        <w:rPr>
          <w:rStyle w:val="CommentReference"/>
        </w:rPr>
        <w:annotationRef/>
      </w:r>
      <w:r>
        <w:t>Drejtshkrim!</w:t>
      </w:r>
    </w:p>
  </w:comment>
  <w:comment w:id="119" w:author="Lule Ahmedi" w:date="2019-11-10T22:49:00Z" w:initials="LA">
    <w:p w14:paraId="0991B043" w14:textId="4ABBCAFD" w:rsidR="003E5AC6" w:rsidRDefault="003E5AC6">
      <w:pPr>
        <w:pStyle w:val="CommentText"/>
      </w:pPr>
      <w:r>
        <w:rPr>
          <w:rStyle w:val="CommentReference"/>
        </w:rPr>
        <w:annotationRef/>
      </w:r>
      <w:r>
        <w:t>Kuptimi – ne cfare aspekti lojtare te bardhe?!</w:t>
      </w:r>
    </w:p>
  </w:comment>
  <w:comment w:id="120" w:author="Lule Ahmedi" w:date="2019-11-10T22:51:00Z" w:initials="LA">
    <w:p w14:paraId="216738B5" w14:textId="4F7AD657" w:rsidR="003E5AC6" w:rsidRDefault="003E5AC6">
      <w:pPr>
        <w:pStyle w:val="CommentText"/>
      </w:pPr>
      <w:r>
        <w:rPr>
          <w:rStyle w:val="CommentReference"/>
        </w:rPr>
        <w:annotationRef/>
      </w:r>
      <w:r>
        <w:t>Fjalia!</w:t>
      </w:r>
    </w:p>
  </w:comment>
  <w:comment w:id="130" w:author="Lule Ahmedi" w:date="2019-11-10T23:08:00Z" w:initials="LA">
    <w:p w14:paraId="298645EC" w14:textId="326883B8" w:rsidR="003E5AC6" w:rsidRDefault="003E5AC6">
      <w:pPr>
        <w:pStyle w:val="CommentText"/>
      </w:pPr>
      <w:r>
        <w:rPr>
          <w:rStyle w:val="CommentReference"/>
        </w:rPr>
        <w:annotationRef/>
      </w:r>
      <w:r>
        <w:t>Fjalia!</w:t>
      </w:r>
    </w:p>
  </w:comment>
  <w:comment w:id="132" w:author="Lule Ahmedi" w:date="2019-11-10T23:09:00Z" w:initials="LA">
    <w:p w14:paraId="51F72EBC" w14:textId="391D2571" w:rsidR="003E5AC6" w:rsidRDefault="003E5AC6">
      <w:pPr>
        <w:pStyle w:val="CommentText"/>
      </w:pPr>
      <w:r>
        <w:rPr>
          <w:rStyle w:val="CommentReference"/>
        </w:rPr>
        <w:annotationRef/>
      </w:r>
      <w:r>
        <w:t>Gjithkund ne punim</w:t>
      </w:r>
    </w:p>
  </w:comment>
  <w:comment w:id="137" w:author="Lule Ahmedi" w:date="2019-11-10T23:11:00Z" w:initials="LA">
    <w:p w14:paraId="2E322702" w14:textId="14CC4CDB" w:rsidR="003E5AC6" w:rsidRDefault="003E5AC6">
      <w:pPr>
        <w:pStyle w:val="CommentText"/>
      </w:pPr>
      <w:r>
        <w:rPr>
          <w:rStyle w:val="CommentReference"/>
        </w:rPr>
        <w:annotationRef/>
      </w:r>
      <w:r>
        <w:t>A mos fillon ketu pjesa e paraprocesimit te te dhenave? Nese po, te shtohet nje nenseksion me titull te tille</w:t>
      </w:r>
    </w:p>
  </w:comment>
  <w:comment w:id="189" w:author="Lule Ahmedi" w:date="2019-11-10T20:19:00Z" w:initials="LA">
    <w:p w14:paraId="2B128CD9" w14:textId="46EE1FE4" w:rsidR="003E5AC6" w:rsidRDefault="003E5AC6">
      <w:pPr>
        <w:pStyle w:val="CommentText"/>
      </w:pPr>
      <w:r>
        <w:rPr>
          <w:rStyle w:val="CommentReference"/>
        </w:rPr>
        <w:annotationRef/>
      </w:r>
      <w:r>
        <w:t>Te riemerohet ne dicka si “Vizualizimi dhe nderfaqet grafike”</w:t>
      </w:r>
    </w:p>
    <w:p w14:paraId="384A4738" w14:textId="759650F2" w:rsidR="003E5AC6" w:rsidRDefault="003E5AC6">
      <w:pPr>
        <w:pStyle w:val="CommentText"/>
      </w:pPr>
      <w:r>
        <w:t>Play ne Scala eshte vetem softueri / korniza qe perdoret, pra i rendensise se dyte, andaj nuk permendet ne titull te kapitullit</w:t>
      </w:r>
    </w:p>
    <w:p w14:paraId="22AC56E4" w14:textId="4041225B" w:rsidR="003E5AC6" w:rsidRDefault="003E5AC6">
      <w:pPr>
        <w:pStyle w:val="CommentText"/>
      </w:pPr>
      <w:r>
        <w:t>Apo edhe si alternative, titulli “Vizualizimi dhe nderfaqet grafike – Play ne Scala”</w:t>
      </w:r>
    </w:p>
  </w:comment>
  <w:comment w:id="208" w:author="Lule Ahmedi" w:date="2019-11-10T20:19:00Z" w:initials="LA">
    <w:p w14:paraId="18B89EDA" w14:textId="635766E0" w:rsidR="003E5AC6" w:rsidRDefault="003E5AC6">
      <w:pPr>
        <w:pStyle w:val="CommentText"/>
      </w:pPr>
      <w:r>
        <w:rPr>
          <w:rStyle w:val="CommentReference"/>
        </w:rPr>
        <w:annotationRef/>
      </w:r>
      <w:r>
        <w:t>Cfare mendohet me “pika fundore”?</w:t>
      </w:r>
    </w:p>
  </w:comment>
  <w:comment w:id="259" w:author="Lule Ahmedi" w:date="2019-11-10T20:15:00Z" w:initials="LA">
    <w:p w14:paraId="519A11BF" w14:textId="38F48C56" w:rsidR="003E5AC6" w:rsidRDefault="003E5AC6">
      <w:pPr>
        <w:pStyle w:val="CommentText"/>
      </w:pPr>
      <w:r>
        <w:rPr>
          <w:rStyle w:val="CommentReference"/>
        </w:rPr>
        <w:annotationRef/>
      </w:r>
      <w:r>
        <w:t>Kapitulli te vije para listimit te kodit, pra si kapitull 6 dhe jo 7.</w:t>
      </w:r>
    </w:p>
    <w:p w14:paraId="3AEAA789" w14:textId="1EA7A0E8" w:rsidR="003E5AC6" w:rsidRDefault="003E5AC6">
      <w:pPr>
        <w:pStyle w:val="CommentText"/>
      </w:pPr>
      <w:r>
        <w:t>Ne kete kapitull te mos shkruhet asgje e re qe nuk eshte shkruar ne punim, porse ato qe jane probemi.</w:t>
      </w:r>
    </w:p>
    <w:p w14:paraId="00BBB29D" w14:textId="318B8C81" w:rsidR="003E5AC6" w:rsidRDefault="003E5AC6">
      <w:pPr>
        <w:pStyle w:val="CommentText"/>
      </w:pPr>
      <w:r>
        <w:t>Kontributet kryesore te punimit ne zgijdhjen e problemit te definuar te permblidhen ne kete kapitull. Gjithashtu te krahasohet me zgjidhjet e perafarte qe vecse ekzistojne ne literature apo industri.</w:t>
      </w:r>
    </w:p>
    <w:p w14:paraId="56DC31A9" w14:textId="78ED50B6" w:rsidR="003E5AC6" w:rsidRDefault="003E5AC6">
      <w:pPr>
        <w:pStyle w:val="CommentText"/>
      </w:pPr>
      <w:r>
        <w:t>Ne fund te kapitullit mund te permblidhen edhe cfare ka mbetur dhe mund te punohet ne te ardhmen ne kete problematike apo te ngjajshme me te</w:t>
      </w:r>
    </w:p>
  </w:comment>
  <w:comment w:id="262" w:author="Lule Ahmedi" w:date="2019-11-10T19:56:00Z" w:initials="LA">
    <w:p w14:paraId="5E1E155F" w14:textId="0725F0C6" w:rsidR="003E5AC6" w:rsidRDefault="003E5AC6">
      <w:pPr>
        <w:pStyle w:val="CommentText"/>
      </w:pPr>
      <w:r>
        <w:rPr>
          <w:rStyle w:val="CommentReference"/>
        </w:rPr>
        <w:annotationRef/>
      </w:r>
      <w:r>
        <w:t>Duhet te jete shkrim teknik</w:t>
      </w:r>
    </w:p>
  </w:comment>
  <w:comment w:id="268" w:author="Lule Ahmedi" w:date="2019-11-10T20:14:00Z" w:initials="LA">
    <w:p w14:paraId="66288317" w14:textId="16899E32" w:rsidR="003E5AC6" w:rsidRDefault="003E5AC6">
      <w:pPr>
        <w:pStyle w:val="CommentText"/>
      </w:pPr>
      <w:r>
        <w:rPr>
          <w:rStyle w:val="CommentReference"/>
        </w:rPr>
        <w:annotationRef/>
      </w:r>
      <w:r>
        <w:t>T”i permbahemi shkrimit teknik!</w:t>
      </w:r>
    </w:p>
  </w:comment>
  <w:comment w:id="269" w:author="Lule Ahmedi" w:date="2019-11-10T20:14:00Z" w:initials="LA">
    <w:p w14:paraId="38869DA3" w14:textId="7CB2F953" w:rsidR="003E5AC6" w:rsidRDefault="003E5AC6">
      <w:pPr>
        <w:pStyle w:val="CommentText"/>
      </w:pPr>
      <w:r>
        <w:rPr>
          <w:rStyle w:val="CommentReference"/>
        </w:rPr>
        <w:annotationRef/>
      </w:r>
      <w:r>
        <w:t>Veta e trete asnjerese, si p.sh. :eshte” ne vend te “kemi” – kjo te perfillet gjithkund ne punim</w:t>
      </w:r>
    </w:p>
  </w:comment>
  <w:comment w:id="285" w:author="Lule Ahmedi" w:date="2019-11-10T19:52:00Z" w:initials="LA">
    <w:p w14:paraId="0B86081D" w14:textId="6E7C34E0" w:rsidR="003E5AC6" w:rsidRDefault="003E5AC6">
      <w:pPr>
        <w:pStyle w:val="CommentText"/>
      </w:pPr>
      <w:r>
        <w:rPr>
          <w:rStyle w:val="CommentReference"/>
        </w:rPr>
        <w:annotationRef/>
      </w:r>
      <w:r>
        <w:t>Ky paragraf tek Falenderimet ne fillim te punimit te diplomes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393272" w15:done="0"/>
  <w15:commentEx w15:paraId="354DD1BA" w15:done="0"/>
  <w15:commentEx w15:paraId="214D9C13" w15:done="0"/>
  <w15:commentEx w15:paraId="4F1CA8C9" w15:done="0"/>
  <w15:commentEx w15:paraId="717E543C" w15:done="0"/>
  <w15:commentEx w15:paraId="0A507E15" w15:done="0"/>
  <w15:commentEx w15:paraId="53A3EEE0" w15:done="0"/>
  <w15:commentEx w15:paraId="44736C13" w15:done="0"/>
  <w15:commentEx w15:paraId="7A4ED9C9" w15:done="0"/>
  <w15:commentEx w15:paraId="3193BA76" w15:done="0"/>
  <w15:commentEx w15:paraId="1A755B34" w15:done="0"/>
  <w15:commentEx w15:paraId="1FCCC1C4" w15:done="0"/>
  <w15:commentEx w15:paraId="59881C65" w15:done="0"/>
  <w15:commentEx w15:paraId="631CEF22" w15:done="0"/>
  <w15:commentEx w15:paraId="5267A8AC" w15:done="0"/>
  <w15:commentEx w15:paraId="0991B043" w15:done="0"/>
  <w15:commentEx w15:paraId="216738B5" w15:done="0"/>
  <w15:commentEx w15:paraId="298645EC" w15:done="0"/>
  <w15:commentEx w15:paraId="51F72EBC" w15:done="0"/>
  <w15:commentEx w15:paraId="2E322702" w15:done="0"/>
  <w15:commentEx w15:paraId="22AC56E4" w15:done="0"/>
  <w15:commentEx w15:paraId="18B89EDA" w15:done="0"/>
  <w15:commentEx w15:paraId="56DC31A9" w15:done="0"/>
  <w15:commentEx w15:paraId="5E1E155F" w15:done="0"/>
  <w15:commentEx w15:paraId="66288317" w15:done="0"/>
  <w15:commentEx w15:paraId="38869DA3" w15:done="0"/>
  <w15:commentEx w15:paraId="0B86081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EC016" w14:textId="77777777" w:rsidR="00FF3EA7" w:rsidRDefault="00FF3EA7" w:rsidP="00793999">
      <w:pPr>
        <w:spacing w:after="0" w:line="240" w:lineRule="auto"/>
      </w:pPr>
      <w:r>
        <w:separator/>
      </w:r>
    </w:p>
  </w:endnote>
  <w:endnote w:type="continuationSeparator" w:id="0">
    <w:p w14:paraId="6448D95B" w14:textId="77777777" w:rsidR="00FF3EA7" w:rsidRDefault="00FF3EA7"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0F42B" w14:textId="77777777" w:rsidR="003E5AC6" w:rsidRDefault="003E5AC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E20E7F">
      <w:rPr>
        <w:caps/>
        <w:noProof/>
        <w:color w:val="4472C4" w:themeColor="accent1"/>
      </w:rPr>
      <w:t>8</w:t>
    </w:r>
    <w:r>
      <w:rPr>
        <w:caps/>
        <w:noProof/>
        <w:color w:val="4472C4" w:themeColor="accent1"/>
      </w:rPr>
      <w:fldChar w:fldCharType="end"/>
    </w:r>
  </w:p>
  <w:p w14:paraId="7A98049F" w14:textId="77777777" w:rsidR="003E5AC6" w:rsidRDefault="003E5A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7C328" w14:textId="77777777" w:rsidR="00FF3EA7" w:rsidRDefault="00FF3EA7" w:rsidP="00793999">
      <w:pPr>
        <w:spacing w:after="0" w:line="240" w:lineRule="auto"/>
      </w:pPr>
      <w:r>
        <w:separator/>
      </w:r>
    </w:p>
  </w:footnote>
  <w:footnote w:type="continuationSeparator" w:id="0">
    <w:p w14:paraId="58530D02" w14:textId="77777777" w:rsidR="00FF3EA7" w:rsidRDefault="00FF3EA7" w:rsidP="007939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C9666" w14:textId="2A9088E9" w:rsidR="003E5AC6" w:rsidRDefault="003E5AC6">
    <w:pPr>
      <w:pStyle w:val="Header"/>
    </w:pPr>
  </w:p>
  <w:p w14:paraId="4216D65C" w14:textId="77777777" w:rsidR="003E5AC6" w:rsidRDefault="003E5A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678343D"/>
    <w:multiLevelType w:val="hybridMultilevel"/>
    <w:tmpl w:val="F0BCFFE8"/>
    <w:lvl w:ilvl="0" w:tplc="87987C96">
      <w:numFmt w:val="bullet"/>
      <w:lvlText w:val="-"/>
      <w:lvlJc w:val="left"/>
      <w:pPr>
        <w:ind w:left="720" w:hanging="360"/>
      </w:pPr>
      <w:rPr>
        <w:rFonts w:ascii="Bahnschrift Light" w:eastAsia="MS Mincho" w:hAnsi="Bahnschrift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16"/>
  </w:num>
  <w:num w:numId="4">
    <w:abstractNumId w:val="13"/>
  </w:num>
  <w:num w:numId="5">
    <w:abstractNumId w:val="3"/>
  </w:num>
  <w:num w:numId="6">
    <w:abstractNumId w:val="17"/>
  </w:num>
  <w:num w:numId="7">
    <w:abstractNumId w:val="14"/>
  </w:num>
  <w:num w:numId="8">
    <w:abstractNumId w:val="19"/>
  </w:num>
  <w:num w:numId="9">
    <w:abstractNumId w:val="10"/>
  </w:num>
  <w:num w:numId="10">
    <w:abstractNumId w:val="18"/>
  </w:num>
  <w:num w:numId="11">
    <w:abstractNumId w:val="11"/>
  </w:num>
  <w:num w:numId="12">
    <w:abstractNumId w:val="5"/>
  </w:num>
  <w:num w:numId="13">
    <w:abstractNumId w:val="20"/>
  </w:num>
  <w:num w:numId="14">
    <w:abstractNumId w:val="22"/>
  </w:num>
  <w:num w:numId="15">
    <w:abstractNumId w:val="8"/>
  </w:num>
  <w:num w:numId="16">
    <w:abstractNumId w:val="1"/>
  </w:num>
  <w:num w:numId="17">
    <w:abstractNumId w:val="0"/>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3"/>
  </w:num>
  <w:num w:numId="21">
    <w:abstractNumId w:val="12"/>
  </w:num>
  <w:num w:numId="22">
    <w:abstractNumId w:val="7"/>
  </w:num>
  <w:num w:numId="23">
    <w:abstractNumId w:val="15"/>
  </w:num>
  <w:num w:numId="24">
    <w:abstractNumId w:val="2"/>
  </w:num>
  <w:num w:numId="2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le Ahmedi">
    <w15:presenceInfo w15:providerId="Windows Live" w15:userId="e563ee328711eb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5A3"/>
    <w:rsid w:val="00001D50"/>
    <w:rsid w:val="0000703D"/>
    <w:rsid w:val="00007561"/>
    <w:rsid w:val="00007BB0"/>
    <w:rsid w:val="00010917"/>
    <w:rsid w:val="00015829"/>
    <w:rsid w:val="0001616D"/>
    <w:rsid w:val="00017F2F"/>
    <w:rsid w:val="00021659"/>
    <w:rsid w:val="000247AB"/>
    <w:rsid w:val="00030E0E"/>
    <w:rsid w:val="00035BCF"/>
    <w:rsid w:val="00036B11"/>
    <w:rsid w:val="00037B75"/>
    <w:rsid w:val="0004185D"/>
    <w:rsid w:val="00041AE7"/>
    <w:rsid w:val="0004262E"/>
    <w:rsid w:val="00043963"/>
    <w:rsid w:val="00047D7B"/>
    <w:rsid w:val="00050EF7"/>
    <w:rsid w:val="000522E3"/>
    <w:rsid w:val="000628D2"/>
    <w:rsid w:val="00073A0A"/>
    <w:rsid w:val="00073FA8"/>
    <w:rsid w:val="000761DE"/>
    <w:rsid w:val="00081A69"/>
    <w:rsid w:val="0009170C"/>
    <w:rsid w:val="00093737"/>
    <w:rsid w:val="000972A0"/>
    <w:rsid w:val="000A0304"/>
    <w:rsid w:val="000A2499"/>
    <w:rsid w:val="000A2D2F"/>
    <w:rsid w:val="000A47A9"/>
    <w:rsid w:val="000B4D91"/>
    <w:rsid w:val="000B614F"/>
    <w:rsid w:val="000C3D91"/>
    <w:rsid w:val="000C7F5B"/>
    <w:rsid w:val="000D0B59"/>
    <w:rsid w:val="000D2C31"/>
    <w:rsid w:val="000D35B2"/>
    <w:rsid w:val="000E030D"/>
    <w:rsid w:val="000E2718"/>
    <w:rsid w:val="000E2CD1"/>
    <w:rsid w:val="000E722D"/>
    <w:rsid w:val="000F2F14"/>
    <w:rsid w:val="000F6D6F"/>
    <w:rsid w:val="001025A3"/>
    <w:rsid w:val="00102CEB"/>
    <w:rsid w:val="00105832"/>
    <w:rsid w:val="00107006"/>
    <w:rsid w:val="001139F4"/>
    <w:rsid w:val="001141CB"/>
    <w:rsid w:val="00115954"/>
    <w:rsid w:val="00117953"/>
    <w:rsid w:val="00120169"/>
    <w:rsid w:val="00122CAC"/>
    <w:rsid w:val="00123E42"/>
    <w:rsid w:val="0012724F"/>
    <w:rsid w:val="001309C4"/>
    <w:rsid w:val="00133A51"/>
    <w:rsid w:val="00141291"/>
    <w:rsid w:val="00142648"/>
    <w:rsid w:val="00142928"/>
    <w:rsid w:val="0015096D"/>
    <w:rsid w:val="00153DBB"/>
    <w:rsid w:val="001544CF"/>
    <w:rsid w:val="00163C63"/>
    <w:rsid w:val="0016699D"/>
    <w:rsid w:val="0017434F"/>
    <w:rsid w:val="0017556D"/>
    <w:rsid w:val="0018163E"/>
    <w:rsid w:val="00187B8B"/>
    <w:rsid w:val="00190717"/>
    <w:rsid w:val="0019245A"/>
    <w:rsid w:val="0019408C"/>
    <w:rsid w:val="0019430D"/>
    <w:rsid w:val="00194C1B"/>
    <w:rsid w:val="001A087A"/>
    <w:rsid w:val="001B6245"/>
    <w:rsid w:val="001B6F08"/>
    <w:rsid w:val="001C0702"/>
    <w:rsid w:val="001C112B"/>
    <w:rsid w:val="001C1382"/>
    <w:rsid w:val="001C3A0A"/>
    <w:rsid w:val="001C451B"/>
    <w:rsid w:val="001D1B4E"/>
    <w:rsid w:val="001E2598"/>
    <w:rsid w:val="001E4FE3"/>
    <w:rsid w:val="001E6EEE"/>
    <w:rsid w:val="001E76DB"/>
    <w:rsid w:val="001F2E35"/>
    <w:rsid w:val="001F3187"/>
    <w:rsid w:val="002000C0"/>
    <w:rsid w:val="002043A2"/>
    <w:rsid w:val="0020508C"/>
    <w:rsid w:val="00205E6F"/>
    <w:rsid w:val="002073D1"/>
    <w:rsid w:val="00214ADA"/>
    <w:rsid w:val="00216506"/>
    <w:rsid w:val="0022072A"/>
    <w:rsid w:val="00227B81"/>
    <w:rsid w:val="00231DDB"/>
    <w:rsid w:val="00231F2A"/>
    <w:rsid w:val="0023705C"/>
    <w:rsid w:val="00241CB9"/>
    <w:rsid w:val="0024433B"/>
    <w:rsid w:val="00246911"/>
    <w:rsid w:val="00250E40"/>
    <w:rsid w:val="00255361"/>
    <w:rsid w:val="0026387D"/>
    <w:rsid w:val="00264147"/>
    <w:rsid w:val="00272802"/>
    <w:rsid w:val="00273CF7"/>
    <w:rsid w:val="00277089"/>
    <w:rsid w:val="00277658"/>
    <w:rsid w:val="00277B23"/>
    <w:rsid w:val="002808BF"/>
    <w:rsid w:val="00281C6B"/>
    <w:rsid w:val="00282824"/>
    <w:rsid w:val="00287AC8"/>
    <w:rsid w:val="002917E7"/>
    <w:rsid w:val="002965E7"/>
    <w:rsid w:val="002A1890"/>
    <w:rsid w:val="002A1ADE"/>
    <w:rsid w:val="002B3674"/>
    <w:rsid w:val="002B41A0"/>
    <w:rsid w:val="002B4A0C"/>
    <w:rsid w:val="002C1B90"/>
    <w:rsid w:val="002C3CB6"/>
    <w:rsid w:val="002C4F42"/>
    <w:rsid w:val="002C59BE"/>
    <w:rsid w:val="002D0791"/>
    <w:rsid w:val="002D46E8"/>
    <w:rsid w:val="002D6B74"/>
    <w:rsid w:val="002E0FFA"/>
    <w:rsid w:val="002E2B68"/>
    <w:rsid w:val="002E522D"/>
    <w:rsid w:val="00302B54"/>
    <w:rsid w:val="00302D32"/>
    <w:rsid w:val="003034EF"/>
    <w:rsid w:val="00303972"/>
    <w:rsid w:val="00303F4C"/>
    <w:rsid w:val="00305B53"/>
    <w:rsid w:val="003064F2"/>
    <w:rsid w:val="00306632"/>
    <w:rsid w:val="00312621"/>
    <w:rsid w:val="00321CFE"/>
    <w:rsid w:val="00322751"/>
    <w:rsid w:val="00325B02"/>
    <w:rsid w:val="003275E5"/>
    <w:rsid w:val="003342BC"/>
    <w:rsid w:val="00335BA1"/>
    <w:rsid w:val="00342EE8"/>
    <w:rsid w:val="00347B48"/>
    <w:rsid w:val="003508CF"/>
    <w:rsid w:val="00352F5B"/>
    <w:rsid w:val="003541D8"/>
    <w:rsid w:val="003547AF"/>
    <w:rsid w:val="00354FB9"/>
    <w:rsid w:val="003603A5"/>
    <w:rsid w:val="00367B55"/>
    <w:rsid w:val="00370E29"/>
    <w:rsid w:val="00371FE6"/>
    <w:rsid w:val="003724E2"/>
    <w:rsid w:val="00374EC9"/>
    <w:rsid w:val="00374F9F"/>
    <w:rsid w:val="003863F0"/>
    <w:rsid w:val="003939BA"/>
    <w:rsid w:val="003961D9"/>
    <w:rsid w:val="00396E02"/>
    <w:rsid w:val="003A0C92"/>
    <w:rsid w:val="003A4EBF"/>
    <w:rsid w:val="003A57AC"/>
    <w:rsid w:val="003A5C36"/>
    <w:rsid w:val="003B14BC"/>
    <w:rsid w:val="003B286A"/>
    <w:rsid w:val="003B67DA"/>
    <w:rsid w:val="003B6DFB"/>
    <w:rsid w:val="003C664E"/>
    <w:rsid w:val="003C6874"/>
    <w:rsid w:val="003D1EEC"/>
    <w:rsid w:val="003D21CE"/>
    <w:rsid w:val="003D3E49"/>
    <w:rsid w:val="003D4761"/>
    <w:rsid w:val="003D48EC"/>
    <w:rsid w:val="003D6B47"/>
    <w:rsid w:val="003E10D4"/>
    <w:rsid w:val="003E272F"/>
    <w:rsid w:val="003E2987"/>
    <w:rsid w:val="003E37F6"/>
    <w:rsid w:val="003E5AC6"/>
    <w:rsid w:val="003F25F4"/>
    <w:rsid w:val="003F2B1B"/>
    <w:rsid w:val="003F6937"/>
    <w:rsid w:val="0040583D"/>
    <w:rsid w:val="00410C0A"/>
    <w:rsid w:val="004164FD"/>
    <w:rsid w:val="00421EE6"/>
    <w:rsid w:val="0042277D"/>
    <w:rsid w:val="00433AEA"/>
    <w:rsid w:val="00433DC6"/>
    <w:rsid w:val="00435DF6"/>
    <w:rsid w:val="00437ABB"/>
    <w:rsid w:val="00446683"/>
    <w:rsid w:val="00451ED0"/>
    <w:rsid w:val="004609AF"/>
    <w:rsid w:val="00460B2E"/>
    <w:rsid w:val="00462341"/>
    <w:rsid w:val="0046332C"/>
    <w:rsid w:val="00466F6C"/>
    <w:rsid w:val="00470AB6"/>
    <w:rsid w:val="004729DD"/>
    <w:rsid w:val="004736A3"/>
    <w:rsid w:val="004737EE"/>
    <w:rsid w:val="00483667"/>
    <w:rsid w:val="00484284"/>
    <w:rsid w:val="00484391"/>
    <w:rsid w:val="00484D71"/>
    <w:rsid w:val="004851AA"/>
    <w:rsid w:val="00487788"/>
    <w:rsid w:val="00487F9F"/>
    <w:rsid w:val="00490069"/>
    <w:rsid w:val="004905EA"/>
    <w:rsid w:val="00495B1D"/>
    <w:rsid w:val="004A1C07"/>
    <w:rsid w:val="004A2183"/>
    <w:rsid w:val="004A421F"/>
    <w:rsid w:val="004A5DF4"/>
    <w:rsid w:val="004A732B"/>
    <w:rsid w:val="004B33E0"/>
    <w:rsid w:val="004B455E"/>
    <w:rsid w:val="004B48F0"/>
    <w:rsid w:val="004B6756"/>
    <w:rsid w:val="004D4E15"/>
    <w:rsid w:val="004E394F"/>
    <w:rsid w:val="004E3BCF"/>
    <w:rsid w:val="004F0DFB"/>
    <w:rsid w:val="004F3BD9"/>
    <w:rsid w:val="004F6855"/>
    <w:rsid w:val="0050099A"/>
    <w:rsid w:val="00501283"/>
    <w:rsid w:val="00501951"/>
    <w:rsid w:val="00501B7B"/>
    <w:rsid w:val="00502EF5"/>
    <w:rsid w:val="00507F44"/>
    <w:rsid w:val="00510C9C"/>
    <w:rsid w:val="005117AD"/>
    <w:rsid w:val="00511ACE"/>
    <w:rsid w:val="00525963"/>
    <w:rsid w:val="00526902"/>
    <w:rsid w:val="00526EBB"/>
    <w:rsid w:val="005302AC"/>
    <w:rsid w:val="0053315C"/>
    <w:rsid w:val="00550ECD"/>
    <w:rsid w:val="005517DE"/>
    <w:rsid w:val="00557CB3"/>
    <w:rsid w:val="00564748"/>
    <w:rsid w:val="00571C49"/>
    <w:rsid w:val="005743CE"/>
    <w:rsid w:val="00591D13"/>
    <w:rsid w:val="00595941"/>
    <w:rsid w:val="005978B1"/>
    <w:rsid w:val="005B171E"/>
    <w:rsid w:val="005B1895"/>
    <w:rsid w:val="005B1CBC"/>
    <w:rsid w:val="005C07BA"/>
    <w:rsid w:val="005C4410"/>
    <w:rsid w:val="005C453D"/>
    <w:rsid w:val="005C78A3"/>
    <w:rsid w:val="005D493E"/>
    <w:rsid w:val="005D5250"/>
    <w:rsid w:val="005D6503"/>
    <w:rsid w:val="005E0A02"/>
    <w:rsid w:val="005E7BAE"/>
    <w:rsid w:val="005F4687"/>
    <w:rsid w:val="005F4886"/>
    <w:rsid w:val="006024F9"/>
    <w:rsid w:val="00603410"/>
    <w:rsid w:val="0060446E"/>
    <w:rsid w:val="00613DA0"/>
    <w:rsid w:val="00616450"/>
    <w:rsid w:val="006262D0"/>
    <w:rsid w:val="006307F1"/>
    <w:rsid w:val="00635E86"/>
    <w:rsid w:val="00637813"/>
    <w:rsid w:val="006522B3"/>
    <w:rsid w:val="006567DF"/>
    <w:rsid w:val="00656A57"/>
    <w:rsid w:val="00656E6A"/>
    <w:rsid w:val="00657AF3"/>
    <w:rsid w:val="00661AA0"/>
    <w:rsid w:val="00661D8C"/>
    <w:rsid w:val="00664AD8"/>
    <w:rsid w:val="00672FB0"/>
    <w:rsid w:val="00673DBE"/>
    <w:rsid w:val="006802A4"/>
    <w:rsid w:val="00681E85"/>
    <w:rsid w:val="0068448C"/>
    <w:rsid w:val="00686AA8"/>
    <w:rsid w:val="00690110"/>
    <w:rsid w:val="00690AEA"/>
    <w:rsid w:val="006954CC"/>
    <w:rsid w:val="00696DBA"/>
    <w:rsid w:val="00697D5F"/>
    <w:rsid w:val="006A0B5E"/>
    <w:rsid w:val="006A5238"/>
    <w:rsid w:val="006A760E"/>
    <w:rsid w:val="006A7C6C"/>
    <w:rsid w:val="006B31A4"/>
    <w:rsid w:val="006B3B73"/>
    <w:rsid w:val="006C47A3"/>
    <w:rsid w:val="006D133E"/>
    <w:rsid w:val="006D3769"/>
    <w:rsid w:val="006D48A6"/>
    <w:rsid w:val="006E789A"/>
    <w:rsid w:val="006F132E"/>
    <w:rsid w:val="006F26B9"/>
    <w:rsid w:val="00700467"/>
    <w:rsid w:val="007011A9"/>
    <w:rsid w:val="00705795"/>
    <w:rsid w:val="0071215B"/>
    <w:rsid w:val="007126BA"/>
    <w:rsid w:val="00712FE0"/>
    <w:rsid w:val="00715823"/>
    <w:rsid w:val="00717169"/>
    <w:rsid w:val="00724D1A"/>
    <w:rsid w:val="00726C43"/>
    <w:rsid w:val="00727E24"/>
    <w:rsid w:val="00730336"/>
    <w:rsid w:val="00730FF6"/>
    <w:rsid w:val="00732244"/>
    <w:rsid w:val="007326FD"/>
    <w:rsid w:val="00734688"/>
    <w:rsid w:val="00736818"/>
    <w:rsid w:val="00736B82"/>
    <w:rsid w:val="0074148E"/>
    <w:rsid w:val="007425FB"/>
    <w:rsid w:val="00743117"/>
    <w:rsid w:val="00743C29"/>
    <w:rsid w:val="007456AA"/>
    <w:rsid w:val="00745A80"/>
    <w:rsid w:val="0074698A"/>
    <w:rsid w:val="007535FB"/>
    <w:rsid w:val="00755CBB"/>
    <w:rsid w:val="00761239"/>
    <w:rsid w:val="0076410F"/>
    <w:rsid w:val="00764788"/>
    <w:rsid w:val="007650CE"/>
    <w:rsid w:val="0076706D"/>
    <w:rsid w:val="00770561"/>
    <w:rsid w:val="0077126B"/>
    <w:rsid w:val="00777F19"/>
    <w:rsid w:val="00790928"/>
    <w:rsid w:val="00793999"/>
    <w:rsid w:val="007947F2"/>
    <w:rsid w:val="00794AC7"/>
    <w:rsid w:val="007A4316"/>
    <w:rsid w:val="007B1A7D"/>
    <w:rsid w:val="007B360F"/>
    <w:rsid w:val="007B39B5"/>
    <w:rsid w:val="007B5051"/>
    <w:rsid w:val="007C4C0F"/>
    <w:rsid w:val="007C6FCC"/>
    <w:rsid w:val="007C7C5E"/>
    <w:rsid w:val="007E1F98"/>
    <w:rsid w:val="007E719F"/>
    <w:rsid w:val="007F1940"/>
    <w:rsid w:val="007F1D45"/>
    <w:rsid w:val="007F286E"/>
    <w:rsid w:val="007F4158"/>
    <w:rsid w:val="007F4604"/>
    <w:rsid w:val="007F4DE4"/>
    <w:rsid w:val="007F6972"/>
    <w:rsid w:val="008044CA"/>
    <w:rsid w:val="00805884"/>
    <w:rsid w:val="00807ED3"/>
    <w:rsid w:val="00810911"/>
    <w:rsid w:val="00814F25"/>
    <w:rsid w:val="00814F9E"/>
    <w:rsid w:val="008158D1"/>
    <w:rsid w:val="0081664E"/>
    <w:rsid w:val="00823531"/>
    <w:rsid w:val="00825617"/>
    <w:rsid w:val="00832E05"/>
    <w:rsid w:val="008338D0"/>
    <w:rsid w:val="008339C1"/>
    <w:rsid w:val="008345B6"/>
    <w:rsid w:val="00836CF4"/>
    <w:rsid w:val="008440EF"/>
    <w:rsid w:val="008452FB"/>
    <w:rsid w:val="0084615E"/>
    <w:rsid w:val="008519A3"/>
    <w:rsid w:val="00854AC1"/>
    <w:rsid w:val="00856FA4"/>
    <w:rsid w:val="008571CF"/>
    <w:rsid w:val="00862548"/>
    <w:rsid w:val="008710E6"/>
    <w:rsid w:val="00873671"/>
    <w:rsid w:val="00873FC7"/>
    <w:rsid w:val="00880C13"/>
    <w:rsid w:val="00882CCA"/>
    <w:rsid w:val="0088521A"/>
    <w:rsid w:val="00886705"/>
    <w:rsid w:val="00886B4B"/>
    <w:rsid w:val="00886BE2"/>
    <w:rsid w:val="00887E73"/>
    <w:rsid w:val="00894AE4"/>
    <w:rsid w:val="008958E8"/>
    <w:rsid w:val="008A68B8"/>
    <w:rsid w:val="008A7E87"/>
    <w:rsid w:val="008B0BAF"/>
    <w:rsid w:val="008B0E98"/>
    <w:rsid w:val="008B5163"/>
    <w:rsid w:val="008B670C"/>
    <w:rsid w:val="008B75FD"/>
    <w:rsid w:val="008C1861"/>
    <w:rsid w:val="008C26ED"/>
    <w:rsid w:val="008C32AF"/>
    <w:rsid w:val="008C5AF4"/>
    <w:rsid w:val="008C707B"/>
    <w:rsid w:val="008D027A"/>
    <w:rsid w:val="008D415E"/>
    <w:rsid w:val="008D75C7"/>
    <w:rsid w:val="008E0AB2"/>
    <w:rsid w:val="008E34A5"/>
    <w:rsid w:val="008E3500"/>
    <w:rsid w:val="008F2D15"/>
    <w:rsid w:val="008F4D2B"/>
    <w:rsid w:val="008F59EC"/>
    <w:rsid w:val="009054AB"/>
    <w:rsid w:val="00905EDE"/>
    <w:rsid w:val="009062FB"/>
    <w:rsid w:val="009173E1"/>
    <w:rsid w:val="00924631"/>
    <w:rsid w:val="00924EF7"/>
    <w:rsid w:val="0092560E"/>
    <w:rsid w:val="00926E50"/>
    <w:rsid w:val="009300CA"/>
    <w:rsid w:val="00934308"/>
    <w:rsid w:val="00934774"/>
    <w:rsid w:val="00941DE0"/>
    <w:rsid w:val="00943BE5"/>
    <w:rsid w:val="00944468"/>
    <w:rsid w:val="00953817"/>
    <w:rsid w:val="00955936"/>
    <w:rsid w:val="0095788E"/>
    <w:rsid w:val="0096058D"/>
    <w:rsid w:val="009620AB"/>
    <w:rsid w:val="009637A9"/>
    <w:rsid w:val="00965BE3"/>
    <w:rsid w:val="009673E4"/>
    <w:rsid w:val="009831B7"/>
    <w:rsid w:val="00984F20"/>
    <w:rsid w:val="0098611D"/>
    <w:rsid w:val="009869D1"/>
    <w:rsid w:val="00991661"/>
    <w:rsid w:val="00992DCE"/>
    <w:rsid w:val="00995004"/>
    <w:rsid w:val="009953A2"/>
    <w:rsid w:val="00996384"/>
    <w:rsid w:val="009A23E9"/>
    <w:rsid w:val="009A2D93"/>
    <w:rsid w:val="009A4F1A"/>
    <w:rsid w:val="009A526D"/>
    <w:rsid w:val="009B3705"/>
    <w:rsid w:val="009B566F"/>
    <w:rsid w:val="009B7CD1"/>
    <w:rsid w:val="009C0880"/>
    <w:rsid w:val="009C53F6"/>
    <w:rsid w:val="009C5509"/>
    <w:rsid w:val="009D0DCF"/>
    <w:rsid w:val="009D7513"/>
    <w:rsid w:val="009E0525"/>
    <w:rsid w:val="009E1ADC"/>
    <w:rsid w:val="009E2E6C"/>
    <w:rsid w:val="009E3232"/>
    <w:rsid w:val="009E3A2C"/>
    <w:rsid w:val="009E6DC2"/>
    <w:rsid w:val="009F268C"/>
    <w:rsid w:val="009F6650"/>
    <w:rsid w:val="009F7C8A"/>
    <w:rsid w:val="00A01400"/>
    <w:rsid w:val="00A03CF4"/>
    <w:rsid w:val="00A06A6C"/>
    <w:rsid w:val="00A1185E"/>
    <w:rsid w:val="00A14AAE"/>
    <w:rsid w:val="00A2177E"/>
    <w:rsid w:val="00A3324B"/>
    <w:rsid w:val="00A41573"/>
    <w:rsid w:val="00A42E39"/>
    <w:rsid w:val="00A4353F"/>
    <w:rsid w:val="00A46E98"/>
    <w:rsid w:val="00A476DB"/>
    <w:rsid w:val="00A51106"/>
    <w:rsid w:val="00A54B49"/>
    <w:rsid w:val="00A5794F"/>
    <w:rsid w:val="00A60FF8"/>
    <w:rsid w:val="00A6307C"/>
    <w:rsid w:val="00A7263F"/>
    <w:rsid w:val="00A73E7E"/>
    <w:rsid w:val="00A75344"/>
    <w:rsid w:val="00A75EEB"/>
    <w:rsid w:val="00A77C6D"/>
    <w:rsid w:val="00A85925"/>
    <w:rsid w:val="00A85B63"/>
    <w:rsid w:val="00A87DA3"/>
    <w:rsid w:val="00A90450"/>
    <w:rsid w:val="00A93DEC"/>
    <w:rsid w:val="00A97CE1"/>
    <w:rsid w:val="00AA7BDF"/>
    <w:rsid w:val="00AB2104"/>
    <w:rsid w:val="00AB5C74"/>
    <w:rsid w:val="00AB7CC1"/>
    <w:rsid w:val="00AC24CE"/>
    <w:rsid w:val="00AC4AC4"/>
    <w:rsid w:val="00AC4BDE"/>
    <w:rsid w:val="00AC6E61"/>
    <w:rsid w:val="00AD2CD5"/>
    <w:rsid w:val="00AD5EC7"/>
    <w:rsid w:val="00AD6D54"/>
    <w:rsid w:val="00AF028C"/>
    <w:rsid w:val="00AF0489"/>
    <w:rsid w:val="00AF0888"/>
    <w:rsid w:val="00AF10F2"/>
    <w:rsid w:val="00AF3C4A"/>
    <w:rsid w:val="00AF43EA"/>
    <w:rsid w:val="00AF576C"/>
    <w:rsid w:val="00AF79B5"/>
    <w:rsid w:val="00B00466"/>
    <w:rsid w:val="00B01FA5"/>
    <w:rsid w:val="00B044EC"/>
    <w:rsid w:val="00B05296"/>
    <w:rsid w:val="00B065ED"/>
    <w:rsid w:val="00B07206"/>
    <w:rsid w:val="00B110E7"/>
    <w:rsid w:val="00B12EFE"/>
    <w:rsid w:val="00B1434D"/>
    <w:rsid w:val="00B25959"/>
    <w:rsid w:val="00B25EBF"/>
    <w:rsid w:val="00B266C5"/>
    <w:rsid w:val="00B26CB4"/>
    <w:rsid w:val="00B27B29"/>
    <w:rsid w:val="00B3045A"/>
    <w:rsid w:val="00B35173"/>
    <w:rsid w:val="00B437CD"/>
    <w:rsid w:val="00B441DB"/>
    <w:rsid w:val="00B447FC"/>
    <w:rsid w:val="00B45CC4"/>
    <w:rsid w:val="00B4761A"/>
    <w:rsid w:val="00B50893"/>
    <w:rsid w:val="00B52571"/>
    <w:rsid w:val="00B5344D"/>
    <w:rsid w:val="00B53BDC"/>
    <w:rsid w:val="00B56DB2"/>
    <w:rsid w:val="00B57454"/>
    <w:rsid w:val="00B62446"/>
    <w:rsid w:val="00B755B6"/>
    <w:rsid w:val="00B76A27"/>
    <w:rsid w:val="00B87BD0"/>
    <w:rsid w:val="00B91E7A"/>
    <w:rsid w:val="00B92A1A"/>
    <w:rsid w:val="00B9333F"/>
    <w:rsid w:val="00B9423D"/>
    <w:rsid w:val="00B96859"/>
    <w:rsid w:val="00BA0525"/>
    <w:rsid w:val="00BA1236"/>
    <w:rsid w:val="00BA1BC9"/>
    <w:rsid w:val="00BA4815"/>
    <w:rsid w:val="00BB3279"/>
    <w:rsid w:val="00BB4BB9"/>
    <w:rsid w:val="00BC33E1"/>
    <w:rsid w:val="00BC5F9B"/>
    <w:rsid w:val="00BD0B95"/>
    <w:rsid w:val="00BD536F"/>
    <w:rsid w:val="00BD5986"/>
    <w:rsid w:val="00BD5DF0"/>
    <w:rsid w:val="00BE5B1C"/>
    <w:rsid w:val="00BE6D7F"/>
    <w:rsid w:val="00BF1533"/>
    <w:rsid w:val="00BF35BF"/>
    <w:rsid w:val="00C00D63"/>
    <w:rsid w:val="00C01A2B"/>
    <w:rsid w:val="00C04027"/>
    <w:rsid w:val="00C050D5"/>
    <w:rsid w:val="00C13E23"/>
    <w:rsid w:val="00C14F98"/>
    <w:rsid w:val="00C15608"/>
    <w:rsid w:val="00C160A4"/>
    <w:rsid w:val="00C17EE4"/>
    <w:rsid w:val="00C21008"/>
    <w:rsid w:val="00C3132A"/>
    <w:rsid w:val="00C326F3"/>
    <w:rsid w:val="00C3276D"/>
    <w:rsid w:val="00C37913"/>
    <w:rsid w:val="00C4017A"/>
    <w:rsid w:val="00C40A4A"/>
    <w:rsid w:val="00C429D4"/>
    <w:rsid w:val="00C45ECC"/>
    <w:rsid w:val="00C55657"/>
    <w:rsid w:val="00C55794"/>
    <w:rsid w:val="00C609C6"/>
    <w:rsid w:val="00C61437"/>
    <w:rsid w:val="00C64625"/>
    <w:rsid w:val="00C66CF5"/>
    <w:rsid w:val="00C714C9"/>
    <w:rsid w:val="00C83001"/>
    <w:rsid w:val="00C83151"/>
    <w:rsid w:val="00C8523E"/>
    <w:rsid w:val="00C91BB7"/>
    <w:rsid w:val="00C91C13"/>
    <w:rsid w:val="00C97D36"/>
    <w:rsid w:val="00CA146D"/>
    <w:rsid w:val="00CA5B4E"/>
    <w:rsid w:val="00CA61D1"/>
    <w:rsid w:val="00CB3B7D"/>
    <w:rsid w:val="00CB5F2E"/>
    <w:rsid w:val="00CB787A"/>
    <w:rsid w:val="00CC1373"/>
    <w:rsid w:val="00CC1A09"/>
    <w:rsid w:val="00CC2EFF"/>
    <w:rsid w:val="00CC362F"/>
    <w:rsid w:val="00CC4134"/>
    <w:rsid w:val="00CC6945"/>
    <w:rsid w:val="00CD2303"/>
    <w:rsid w:val="00CD54EF"/>
    <w:rsid w:val="00CD5FF0"/>
    <w:rsid w:val="00CE1BC8"/>
    <w:rsid w:val="00CE5C45"/>
    <w:rsid w:val="00CE7710"/>
    <w:rsid w:val="00CF16F9"/>
    <w:rsid w:val="00CF30D9"/>
    <w:rsid w:val="00D018CF"/>
    <w:rsid w:val="00D04CCA"/>
    <w:rsid w:val="00D051B5"/>
    <w:rsid w:val="00D05A5D"/>
    <w:rsid w:val="00D05EE4"/>
    <w:rsid w:val="00D06296"/>
    <w:rsid w:val="00D15B5A"/>
    <w:rsid w:val="00D15FFC"/>
    <w:rsid w:val="00D17A95"/>
    <w:rsid w:val="00D23799"/>
    <w:rsid w:val="00D247D4"/>
    <w:rsid w:val="00D3279F"/>
    <w:rsid w:val="00D345E4"/>
    <w:rsid w:val="00D40CA4"/>
    <w:rsid w:val="00D432DD"/>
    <w:rsid w:val="00D43352"/>
    <w:rsid w:val="00D43CE7"/>
    <w:rsid w:val="00D47CF6"/>
    <w:rsid w:val="00D51D54"/>
    <w:rsid w:val="00D551EB"/>
    <w:rsid w:val="00D56C94"/>
    <w:rsid w:val="00D60BDC"/>
    <w:rsid w:val="00D63B0E"/>
    <w:rsid w:val="00D67F47"/>
    <w:rsid w:val="00D71423"/>
    <w:rsid w:val="00D71AB2"/>
    <w:rsid w:val="00D71BB5"/>
    <w:rsid w:val="00D724EB"/>
    <w:rsid w:val="00D7595E"/>
    <w:rsid w:val="00D77EF2"/>
    <w:rsid w:val="00D83EE3"/>
    <w:rsid w:val="00D8469E"/>
    <w:rsid w:val="00D86507"/>
    <w:rsid w:val="00D868B0"/>
    <w:rsid w:val="00D9324A"/>
    <w:rsid w:val="00D945D3"/>
    <w:rsid w:val="00D97488"/>
    <w:rsid w:val="00DA1AE9"/>
    <w:rsid w:val="00DB5483"/>
    <w:rsid w:val="00DB7625"/>
    <w:rsid w:val="00DC2DE1"/>
    <w:rsid w:val="00DC45F8"/>
    <w:rsid w:val="00DC5990"/>
    <w:rsid w:val="00DD29C9"/>
    <w:rsid w:val="00DD2D13"/>
    <w:rsid w:val="00DD59B2"/>
    <w:rsid w:val="00DD6E79"/>
    <w:rsid w:val="00DE3593"/>
    <w:rsid w:val="00DE6145"/>
    <w:rsid w:val="00DF15B1"/>
    <w:rsid w:val="00DF4A3F"/>
    <w:rsid w:val="00DF664E"/>
    <w:rsid w:val="00E04720"/>
    <w:rsid w:val="00E0635B"/>
    <w:rsid w:val="00E1083C"/>
    <w:rsid w:val="00E20E7F"/>
    <w:rsid w:val="00E2181C"/>
    <w:rsid w:val="00E25749"/>
    <w:rsid w:val="00E30231"/>
    <w:rsid w:val="00E3463B"/>
    <w:rsid w:val="00E34F09"/>
    <w:rsid w:val="00E3592C"/>
    <w:rsid w:val="00E40BFA"/>
    <w:rsid w:val="00E45D6F"/>
    <w:rsid w:val="00E5125E"/>
    <w:rsid w:val="00E52EDA"/>
    <w:rsid w:val="00E53D47"/>
    <w:rsid w:val="00E616E2"/>
    <w:rsid w:val="00E61CD0"/>
    <w:rsid w:val="00E627D1"/>
    <w:rsid w:val="00E66B95"/>
    <w:rsid w:val="00E80380"/>
    <w:rsid w:val="00E80CA0"/>
    <w:rsid w:val="00E82931"/>
    <w:rsid w:val="00E83AB8"/>
    <w:rsid w:val="00E858E1"/>
    <w:rsid w:val="00E86D31"/>
    <w:rsid w:val="00E90B58"/>
    <w:rsid w:val="00E9242A"/>
    <w:rsid w:val="00E927D0"/>
    <w:rsid w:val="00E94E40"/>
    <w:rsid w:val="00E9763C"/>
    <w:rsid w:val="00EB12B6"/>
    <w:rsid w:val="00EB5DDA"/>
    <w:rsid w:val="00EC0855"/>
    <w:rsid w:val="00EC5247"/>
    <w:rsid w:val="00EC537D"/>
    <w:rsid w:val="00ED1F70"/>
    <w:rsid w:val="00ED46DB"/>
    <w:rsid w:val="00ED7932"/>
    <w:rsid w:val="00EE2C34"/>
    <w:rsid w:val="00EF6263"/>
    <w:rsid w:val="00F012A3"/>
    <w:rsid w:val="00F110CD"/>
    <w:rsid w:val="00F1276C"/>
    <w:rsid w:val="00F131F4"/>
    <w:rsid w:val="00F13790"/>
    <w:rsid w:val="00F21076"/>
    <w:rsid w:val="00F215BC"/>
    <w:rsid w:val="00F30ACD"/>
    <w:rsid w:val="00F30D3C"/>
    <w:rsid w:val="00F31A2C"/>
    <w:rsid w:val="00F32036"/>
    <w:rsid w:val="00F37F38"/>
    <w:rsid w:val="00F4412E"/>
    <w:rsid w:val="00F45960"/>
    <w:rsid w:val="00F477A6"/>
    <w:rsid w:val="00F555DD"/>
    <w:rsid w:val="00F57BEB"/>
    <w:rsid w:val="00F61EA8"/>
    <w:rsid w:val="00F625B3"/>
    <w:rsid w:val="00F635DD"/>
    <w:rsid w:val="00F65191"/>
    <w:rsid w:val="00F70E10"/>
    <w:rsid w:val="00F77054"/>
    <w:rsid w:val="00F77900"/>
    <w:rsid w:val="00F77CE3"/>
    <w:rsid w:val="00F821F5"/>
    <w:rsid w:val="00F83EF2"/>
    <w:rsid w:val="00F94309"/>
    <w:rsid w:val="00FA1B43"/>
    <w:rsid w:val="00FA43B0"/>
    <w:rsid w:val="00FA5954"/>
    <w:rsid w:val="00FB33BC"/>
    <w:rsid w:val="00FB358F"/>
    <w:rsid w:val="00FB705C"/>
    <w:rsid w:val="00FC22E0"/>
    <w:rsid w:val="00FC2C18"/>
    <w:rsid w:val="00FC4EEA"/>
    <w:rsid w:val="00FC648C"/>
    <w:rsid w:val="00FD1545"/>
    <w:rsid w:val="00FD5490"/>
    <w:rsid w:val="00FD7ADA"/>
    <w:rsid w:val="00FE0143"/>
    <w:rsid w:val="00FE0976"/>
    <w:rsid w:val="00FE7475"/>
    <w:rsid w:val="00FF3176"/>
    <w:rsid w:val="00FF3EA7"/>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3C6874"/>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customStyle="1"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3C68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styleId="CommentReference">
    <w:name w:val="annotation reference"/>
    <w:basedOn w:val="DefaultParagraphFont"/>
    <w:uiPriority w:val="99"/>
    <w:semiHidden/>
    <w:unhideWhenUsed/>
    <w:rsid w:val="003B14BC"/>
    <w:rPr>
      <w:sz w:val="16"/>
      <w:szCs w:val="16"/>
    </w:rPr>
  </w:style>
  <w:style w:type="paragraph" w:styleId="CommentText">
    <w:name w:val="annotation text"/>
    <w:basedOn w:val="Normal"/>
    <w:link w:val="CommentTextChar"/>
    <w:uiPriority w:val="99"/>
    <w:semiHidden/>
    <w:unhideWhenUsed/>
    <w:rsid w:val="003B14BC"/>
    <w:pPr>
      <w:spacing w:line="240" w:lineRule="auto"/>
    </w:pPr>
    <w:rPr>
      <w:sz w:val="20"/>
      <w:szCs w:val="20"/>
    </w:rPr>
  </w:style>
  <w:style w:type="character" w:customStyle="1" w:styleId="CommentTextChar">
    <w:name w:val="Comment Text Char"/>
    <w:basedOn w:val="DefaultParagraphFont"/>
    <w:link w:val="CommentText"/>
    <w:uiPriority w:val="99"/>
    <w:semiHidden/>
    <w:rsid w:val="003B14BC"/>
    <w:rPr>
      <w:rFonts w:ascii="Bahnschrift Light" w:hAnsi="Bahnschrift Light"/>
      <w:sz w:val="20"/>
      <w:szCs w:val="20"/>
      <w:lang w:val="sq-AL"/>
    </w:rPr>
  </w:style>
  <w:style w:type="paragraph" w:styleId="CommentSubject">
    <w:name w:val="annotation subject"/>
    <w:basedOn w:val="CommentText"/>
    <w:next w:val="CommentText"/>
    <w:link w:val="CommentSubjectChar"/>
    <w:uiPriority w:val="99"/>
    <w:semiHidden/>
    <w:unhideWhenUsed/>
    <w:rsid w:val="003B14BC"/>
    <w:rPr>
      <w:b/>
      <w:bCs/>
    </w:rPr>
  </w:style>
  <w:style w:type="character" w:customStyle="1" w:styleId="CommentSubjectChar">
    <w:name w:val="Comment Subject Char"/>
    <w:basedOn w:val="CommentTextChar"/>
    <w:link w:val="CommentSubject"/>
    <w:uiPriority w:val="99"/>
    <w:semiHidden/>
    <w:rsid w:val="003B14BC"/>
    <w:rPr>
      <w:rFonts w:ascii="Bahnschrift Light" w:hAnsi="Bahnschrift Light"/>
      <w:b/>
      <w:bCs/>
      <w:sz w:val="20"/>
      <w:szCs w:val="20"/>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338ab558.ngrok.io/getColumns?kind=steam%20"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2F0E84C6-96D8-44EB-8712-76F3E5E8D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1</Pages>
  <Words>9861</Words>
  <Characters>56208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Lule Ahmedi</cp:lastModifiedBy>
  <cp:revision>655</cp:revision>
  <cp:lastPrinted>2019-11-04T13:33:00Z</cp:lastPrinted>
  <dcterms:created xsi:type="dcterms:W3CDTF">2019-10-23T14:02:00Z</dcterms:created>
  <dcterms:modified xsi:type="dcterms:W3CDTF">2019-11-12T20:24:00Z</dcterms:modified>
</cp:coreProperties>
</file>